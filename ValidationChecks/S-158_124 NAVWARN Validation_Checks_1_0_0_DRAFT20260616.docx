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1CDF0E05" w14:textId="05246F9B"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:1</w:t>
                              </w:r>
                              <w:r w:rsidR="00215A58">
                                <w:rPr>
                                  <w:rFonts w:cs="Arial"/>
                                  <w:b/>
                                </w:rPr>
                                <w:t>2</w:t>
                              </w:r>
                              <w:r w:rsidR="001C137B">
                                <w:rPr>
                                  <w:rFonts w:cs="Arial"/>
                                  <w:b/>
                                </w:rPr>
                                <w:t>4</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61DA4A26" w:rsidR="00CE3512" w:rsidRDefault="001C137B"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Navigational Warnings</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73663951" w:rsidR="00A31B39" w:rsidRPr="00FD27EE" w:rsidRDefault="00DB5C38" w:rsidP="00B66C1A">
                              <w:pPr>
                                <w:pStyle w:val="Basisalinea"/>
                                <w:suppressAutoHyphens/>
                                <w:spacing w:line="240" w:lineRule="auto"/>
                                <w:rPr>
                                  <w:rFonts w:ascii="Arial" w:hAnsi="Arial" w:cs="HelveticaNeueLT Std Med"/>
                                  <w:b/>
                                  <w:color w:val="00004C"/>
                                  <w:sz w:val="28"/>
                                  <w:szCs w:val="28"/>
                                </w:rPr>
                              </w:pPr>
                              <w:del w:id="63" w:author="Stacy Timothy -Ed- E Jr NGA-SFHPQ USA CIV" w:date="2026-03-27T13:12:00Z" w16du:dateUtc="2026-03-27T17:12:00Z">
                                <w:r w:rsidDel="004E38B6">
                                  <w:rPr>
                                    <w:rFonts w:ascii="Arial" w:hAnsi="Arial" w:cs="HelveticaNeueLT Std Med"/>
                                    <w:b/>
                                    <w:color w:val="00004C"/>
                                    <w:sz w:val="28"/>
                                    <w:szCs w:val="28"/>
                                  </w:rPr>
                                  <w:delText xml:space="preserve">(Draft) </w:delText>
                                </w:r>
                              </w:del>
                              <w:r w:rsidR="009D0E32">
                                <w:rPr>
                                  <w:rFonts w:ascii="Arial" w:hAnsi="Arial" w:cs="HelveticaNeueLT Std Med"/>
                                  <w:b/>
                                  <w:color w:val="00004C"/>
                                  <w:sz w:val="28"/>
                                  <w:szCs w:val="28"/>
                                </w:rPr>
                                <w:t xml:space="preserve">Edition </w:t>
                              </w:r>
                              <w:ins w:id="64" w:author="Stacy Timothy -Ed- E Jr NGA-SFHPQ USA CIV" w:date="2026-03-27T13:11:00Z" w16du:dateUtc="2026-03-27T17:11:00Z">
                                <w:r w:rsidR="004E38B6">
                                  <w:rPr>
                                    <w:rFonts w:ascii="Arial" w:hAnsi="Arial" w:cs="HelveticaNeueLT Std Med"/>
                                    <w:b/>
                                    <w:color w:val="00004C"/>
                                    <w:sz w:val="28"/>
                                    <w:szCs w:val="28"/>
                                  </w:rPr>
                                  <w:t>1</w:t>
                                </w:r>
                              </w:ins>
                              <w:del w:id="65" w:author="Stacy Timothy -Ed- E Jr NGA-SFHPQ USA CIV" w:date="2026-03-27T13:11:00Z" w16du:dateUtc="2026-03-27T17:11:00Z">
                                <w:r w:rsidR="00CE3512" w:rsidDel="004E38B6">
                                  <w:rPr>
                                    <w:rFonts w:ascii="Arial" w:hAnsi="Arial" w:cs="HelveticaNeueLT Std Med"/>
                                    <w:b/>
                                    <w:color w:val="00004C"/>
                                    <w:sz w:val="28"/>
                                    <w:szCs w:val="28"/>
                                  </w:rPr>
                                  <w:delText>0</w:delText>
                                </w:r>
                              </w:del>
                              <w:r w:rsidR="00CE3512">
                                <w:rPr>
                                  <w:rFonts w:ascii="Arial" w:hAnsi="Arial" w:cs="HelveticaNeueLT Std Med"/>
                                  <w:b/>
                                  <w:color w:val="00004C"/>
                                  <w:sz w:val="28"/>
                                  <w:szCs w:val="28"/>
                                </w:rPr>
                                <w:t>.</w:t>
                              </w:r>
                              <w:del w:id="66" w:author="Stacy Timothy -Ed- E Jr NGA-SFHPQ USA CIV" w:date="2026-03-27T13:11:00Z" w16du:dateUtc="2026-03-27T17:11:00Z">
                                <w:r w:rsidR="00CE3512" w:rsidDel="004E38B6">
                                  <w:rPr>
                                    <w:rFonts w:ascii="Arial" w:hAnsi="Arial" w:cs="HelveticaNeueLT Std Med"/>
                                    <w:b/>
                                    <w:color w:val="00004C"/>
                                    <w:sz w:val="28"/>
                                    <w:szCs w:val="28"/>
                                  </w:rPr>
                                  <w:delText>1</w:delText>
                                </w:r>
                              </w:del>
                              <w:ins w:id="67" w:author="Stacy Timothy -Ed- E Jr NGA-SFHPQ USA CIV" w:date="2026-03-27T13:11:00Z" w16du:dateUtc="2026-03-27T17:11:00Z">
                                <w:r w:rsidR="004E38B6">
                                  <w:rPr>
                                    <w:rFonts w:ascii="Arial" w:hAnsi="Arial" w:cs="HelveticaNeueLT Std Med"/>
                                    <w:b/>
                                    <w:color w:val="00004C"/>
                                    <w:sz w:val="28"/>
                                    <w:szCs w:val="28"/>
                                  </w:rPr>
                                  <w:t>0</w:t>
                                </w:r>
                              </w:ins>
                              <w:r w:rsidR="00CE3512">
                                <w:rPr>
                                  <w:rFonts w:ascii="Arial" w:hAnsi="Arial" w:cs="HelveticaNeueLT Std Med"/>
                                  <w:b/>
                                  <w:color w:val="00004C"/>
                                  <w:sz w:val="28"/>
                                  <w:szCs w:val="28"/>
                                </w:rPr>
                                <w:t>.0</w:t>
                              </w:r>
                              <w:del w:id="68" w:author="Stacy Timothy -Ed- E Jr NGA-SFHPQ USA CIV" w:date="2026-03-27T13:32:00Z" w16du:dateUtc="2026-03-27T17:32:00Z">
                                <w:r w:rsidR="00A1344B" w:rsidDel="002B7B70">
                                  <w:rPr>
                                    <w:rFonts w:ascii="Arial" w:hAnsi="Arial" w:cs="HelveticaNeueLT Std Med"/>
                                    <w:b/>
                                    <w:color w:val="00004C"/>
                                    <w:sz w:val="28"/>
                                    <w:szCs w:val="28"/>
                                  </w:rPr>
                                  <w:delText>-</w:delText>
                                </w:r>
                              </w:del>
                              <w:del w:id="69" w:author="Stacy Timothy -Ed- E Jr NGA-SFHPQ USA CIV" w:date="2026-03-27T13:12:00Z" w16du:dateUtc="2026-03-27T17:12:00Z">
                                <w:r w:rsidR="00DA1A11" w:rsidDel="004E38B6">
                                  <w:rPr>
                                    <w:rFonts w:ascii="Arial" w:hAnsi="Arial" w:cs="HelveticaNeueLT Std Med"/>
                                    <w:b/>
                                    <w:color w:val="00004C"/>
                                    <w:sz w:val="28"/>
                                    <w:szCs w:val="28"/>
                                  </w:rPr>
                                  <w:delText>2024</w:delText>
                                </w:r>
                                <w:r w:rsidR="001C137B" w:rsidDel="004E38B6">
                                  <w:rPr>
                                    <w:rFonts w:ascii="Arial" w:hAnsi="Arial" w:cs="HelveticaNeueLT Std Med"/>
                                    <w:b/>
                                    <w:color w:val="00004C"/>
                                    <w:sz w:val="28"/>
                                    <w:szCs w:val="28"/>
                                  </w:rPr>
                                  <w:delText>1011</w:delText>
                                </w:r>
                              </w:del>
                              <w:ins w:id="70" w:author="Raphael Malyankar" w:date="2024-12-04T22:00:00Z" w16du:dateUtc="2024-12-05T05:00:00Z">
                                <w:del w:id="71" w:author="Stacy Timothy -Ed- E Jr NGA-SFHPQ USA CIV" w:date="2026-03-27T13:12:00Z" w16du:dateUtc="2026-03-27T17:12:00Z">
                                  <w:r w:rsidR="001400B6" w:rsidDel="004E38B6">
                                    <w:rPr>
                                      <w:rFonts w:ascii="Arial" w:hAnsi="Arial" w:cs="HelveticaNeueLT Std Med"/>
                                      <w:b/>
                                      <w:color w:val="00004C"/>
                                      <w:sz w:val="28"/>
                                      <w:szCs w:val="28"/>
                                    </w:rPr>
                                    <w:delText>20241</w:delText>
                                  </w:r>
                                </w:del>
                              </w:ins>
                              <w:ins w:id="72" w:author="Raphael Malyankar" w:date="2024-12-04T22:01:00Z" w16du:dateUtc="2024-12-05T05:01:00Z">
                                <w:del w:id="73" w:author="Stacy Timothy -Ed- E Jr NGA-SFHPQ USA CIV" w:date="2026-03-27T13:12:00Z" w16du:dateUtc="2026-03-27T17:12:00Z">
                                  <w:r w:rsidR="001400B6" w:rsidDel="004E38B6">
                                    <w:rPr>
                                      <w:rFonts w:ascii="Arial" w:hAnsi="Arial" w:cs="HelveticaNeueLT Std Med"/>
                                      <w:b/>
                                      <w:color w:val="00004C"/>
                                      <w:sz w:val="28"/>
                                      <w:szCs w:val="28"/>
                                    </w:rPr>
                                    <w:delText>204</w:delText>
                                  </w:r>
                                </w:del>
                              </w:ins>
                            </w:p>
                            <w:p w14:paraId="7979CF00" w14:textId="24C6F2EF"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215A58">
                                <w:rPr>
                                  <w:rFonts w:ascii="Arial" w:hAnsi="Arial" w:cs="HelveticaNeueLT Std Med"/>
                                  <w:b/>
                                  <w:color w:val="00004C"/>
                                  <w:sz w:val="28"/>
                                  <w:szCs w:val="28"/>
                                </w:rPr>
                                <w:t>2</w:t>
                              </w:r>
                              <w:r w:rsidR="001C137B">
                                <w:rPr>
                                  <w:rFonts w:ascii="Arial" w:hAnsi="Arial" w:cs="HelveticaNeueLT Std Med"/>
                                  <w:b/>
                                  <w:color w:val="00004C"/>
                                  <w:sz w:val="28"/>
                                  <w:szCs w:val="28"/>
                                </w:rPr>
                                <w:t>4</w:t>
                              </w:r>
                              <w:r>
                                <w:rPr>
                                  <w:rFonts w:ascii="Arial" w:hAnsi="Arial" w:cs="HelveticaNeueLT Std Med"/>
                                  <w:b/>
                                  <w:color w:val="00004C"/>
                                  <w:sz w:val="28"/>
                                  <w:szCs w:val="28"/>
                                </w:rPr>
                                <w:t xml:space="preserve"> Edition </w:t>
                              </w:r>
                              <w:del w:id="74" w:author="Stacy Timothy -Ed- E Jr NGA-SFHPQ USA CIV" w:date="2026-03-27T13:11:00Z" w16du:dateUtc="2026-03-27T17:11:00Z">
                                <w:r w:rsidDel="004E38B6">
                                  <w:rPr>
                                    <w:rFonts w:ascii="Arial" w:hAnsi="Arial" w:cs="HelveticaNeueLT Std Med"/>
                                    <w:b/>
                                    <w:color w:val="00004C"/>
                                    <w:sz w:val="28"/>
                                    <w:szCs w:val="28"/>
                                  </w:rPr>
                                  <w:delText>1</w:delText>
                                </w:r>
                              </w:del>
                              <w:ins w:id="75" w:author="Stacy Timothy -Ed- E Jr NGA-SFHPQ USA CIV" w:date="2026-03-27T13:11:00Z" w16du:dateUtc="2026-03-27T17:11:00Z">
                                <w:r w:rsidR="004E38B6">
                                  <w:rPr>
                                    <w:rFonts w:ascii="Arial" w:hAnsi="Arial" w:cs="HelveticaNeueLT Std Med"/>
                                    <w:b/>
                                    <w:color w:val="00004C"/>
                                    <w:sz w:val="28"/>
                                    <w:szCs w:val="28"/>
                                  </w:rPr>
                                  <w:t>2</w:t>
                                </w:r>
                              </w:ins>
                              <w:r>
                                <w:rPr>
                                  <w:rFonts w:ascii="Arial" w:hAnsi="Arial" w:cs="HelveticaNeueLT Std Med"/>
                                  <w:b/>
                                  <w:color w:val="00004C"/>
                                  <w:sz w:val="28"/>
                                  <w:szCs w:val="28"/>
                                </w:rPr>
                                <w:t>.</w:t>
                              </w:r>
                              <w:del w:id="76" w:author="Stacy Timothy -Ed- E Jr NGA-SFHPQ USA CIV" w:date="2026-03-27T13:11:00Z" w16du:dateUtc="2026-03-27T17:11:00Z">
                                <w:r w:rsidR="001C137B" w:rsidDel="004E38B6">
                                  <w:rPr>
                                    <w:rFonts w:ascii="Arial" w:hAnsi="Arial" w:cs="HelveticaNeueLT Std Med"/>
                                    <w:b/>
                                    <w:color w:val="00004C"/>
                                    <w:sz w:val="28"/>
                                    <w:szCs w:val="28"/>
                                  </w:rPr>
                                  <w:delText>5</w:delText>
                                </w:r>
                              </w:del>
                              <w:ins w:id="77" w:author="Stacy Timothy -Ed- E Jr NGA-SFHPQ USA CIV" w:date="2026-03-27T13:11:00Z" w16du:dateUtc="2026-03-27T17:11:00Z">
                                <w:r w:rsidR="004E38B6">
                                  <w:rPr>
                                    <w:rFonts w:ascii="Arial" w:hAnsi="Arial" w:cs="HelveticaNeueLT Std Med"/>
                                    <w:b/>
                                    <w:color w:val="00004C"/>
                                    <w:sz w:val="28"/>
                                    <w:szCs w:val="28"/>
                                  </w:rPr>
                                  <w:t>0</w:t>
                                </w:r>
                              </w:ins>
                              <w:r w:rsidR="00DA1A11">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WilsgQAAAk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05246F9B"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:1</w:t>
                        </w:r>
                        <w:r w:rsidR="00215A58">
                          <w:rPr>
                            <w:rFonts w:cs="Arial"/>
                            <w:b/>
                          </w:rPr>
                          <w:t>2</w:t>
                        </w:r>
                        <w:r w:rsidR="001C137B">
                          <w:rPr>
                            <w:rFonts w:cs="Arial"/>
                            <w:b/>
                          </w:rPr>
                          <w:t>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61DA4A26" w:rsidR="00CE3512" w:rsidRDefault="001C137B"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Navigational Warnings</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73663951" w:rsidR="00A31B39" w:rsidRPr="00FD27EE" w:rsidRDefault="00DB5C38" w:rsidP="00B66C1A">
                        <w:pPr>
                          <w:pStyle w:val="Basisalinea"/>
                          <w:suppressAutoHyphens/>
                          <w:spacing w:line="240" w:lineRule="auto"/>
                          <w:rPr>
                            <w:rFonts w:ascii="Arial" w:hAnsi="Arial" w:cs="HelveticaNeueLT Std Med"/>
                            <w:b/>
                            <w:color w:val="00004C"/>
                            <w:sz w:val="28"/>
                            <w:szCs w:val="28"/>
                          </w:rPr>
                        </w:pPr>
                        <w:del w:id="78" w:author="Stacy Timothy -Ed- E Jr NGA-SFHPQ USA CIV" w:date="2026-03-27T13:12:00Z" w16du:dateUtc="2026-03-27T17:12:00Z">
                          <w:r w:rsidDel="004E38B6">
                            <w:rPr>
                              <w:rFonts w:ascii="Arial" w:hAnsi="Arial" w:cs="HelveticaNeueLT Std Med"/>
                              <w:b/>
                              <w:color w:val="00004C"/>
                              <w:sz w:val="28"/>
                              <w:szCs w:val="28"/>
                            </w:rPr>
                            <w:delText xml:space="preserve">(Draft) </w:delText>
                          </w:r>
                        </w:del>
                        <w:r w:rsidR="009D0E32">
                          <w:rPr>
                            <w:rFonts w:ascii="Arial" w:hAnsi="Arial" w:cs="HelveticaNeueLT Std Med"/>
                            <w:b/>
                            <w:color w:val="00004C"/>
                            <w:sz w:val="28"/>
                            <w:szCs w:val="28"/>
                          </w:rPr>
                          <w:t xml:space="preserve">Edition </w:t>
                        </w:r>
                        <w:ins w:id="79" w:author="Stacy Timothy -Ed- E Jr NGA-SFHPQ USA CIV" w:date="2026-03-27T13:11:00Z" w16du:dateUtc="2026-03-27T17:11:00Z">
                          <w:r w:rsidR="004E38B6">
                            <w:rPr>
                              <w:rFonts w:ascii="Arial" w:hAnsi="Arial" w:cs="HelveticaNeueLT Std Med"/>
                              <w:b/>
                              <w:color w:val="00004C"/>
                              <w:sz w:val="28"/>
                              <w:szCs w:val="28"/>
                            </w:rPr>
                            <w:t>1</w:t>
                          </w:r>
                        </w:ins>
                        <w:del w:id="80" w:author="Stacy Timothy -Ed- E Jr NGA-SFHPQ USA CIV" w:date="2026-03-27T13:11:00Z" w16du:dateUtc="2026-03-27T17:11:00Z">
                          <w:r w:rsidR="00CE3512" w:rsidDel="004E38B6">
                            <w:rPr>
                              <w:rFonts w:ascii="Arial" w:hAnsi="Arial" w:cs="HelveticaNeueLT Std Med"/>
                              <w:b/>
                              <w:color w:val="00004C"/>
                              <w:sz w:val="28"/>
                              <w:szCs w:val="28"/>
                            </w:rPr>
                            <w:delText>0</w:delText>
                          </w:r>
                        </w:del>
                        <w:r w:rsidR="00CE3512">
                          <w:rPr>
                            <w:rFonts w:ascii="Arial" w:hAnsi="Arial" w:cs="HelveticaNeueLT Std Med"/>
                            <w:b/>
                            <w:color w:val="00004C"/>
                            <w:sz w:val="28"/>
                            <w:szCs w:val="28"/>
                          </w:rPr>
                          <w:t>.</w:t>
                        </w:r>
                        <w:del w:id="81" w:author="Stacy Timothy -Ed- E Jr NGA-SFHPQ USA CIV" w:date="2026-03-27T13:11:00Z" w16du:dateUtc="2026-03-27T17:11:00Z">
                          <w:r w:rsidR="00CE3512" w:rsidDel="004E38B6">
                            <w:rPr>
                              <w:rFonts w:ascii="Arial" w:hAnsi="Arial" w:cs="HelveticaNeueLT Std Med"/>
                              <w:b/>
                              <w:color w:val="00004C"/>
                              <w:sz w:val="28"/>
                              <w:szCs w:val="28"/>
                            </w:rPr>
                            <w:delText>1</w:delText>
                          </w:r>
                        </w:del>
                        <w:ins w:id="82" w:author="Stacy Timothy -Ed- E Jr NGA-SFHPQ USA CIV" w:date="2026-03-27T13:11:00Z" w16du:dateUtc="2026-03-27T17:11:00Z">
                          <w:r w:rsidR="004E38B6">
                            <w:rPr>
                              <w:rFonts w:ascii="Arial" w:hAnsi="Arial" w:cs="HelveticaNeueLT Std Med"/>
                              <w:b/>
                              <w:color w:val="00004C"/>
                              <w:sz w:val="28"/>
                              <w:szCs w:val="28"/>
                            </w:rPr>
                            <w:t>0</w:t>
                          </w:r>
                        </w:ins>
                        <w:r w:rsidR="00CE3512">
                          <w:rPr>
                            <w:rFonts w:ascii="Arial" w:hAnsi="Arial" w:cs="HelveticaNeueLT Std Med"/>
                            <w:b/>
                            <w:color w:val="00004C"/>
                            <w:sz w:val="28"/>
                            <w:szCs w:val="28"/>
                          </w:rPr>
                          <w:t>.0</w:t>
                        </w:r>
                        <w:del w:id="83" w:author="Stacy Timothy -Ed- E Jr NGA-SFHPQ USA CIV" w:date="2026-03-27T13:32:00Z" w16du:dateUtc="2026-03-27T17:32:00Z">
                          <w:r w:rsidR="00A1344B" w:rsidDel="002B7B70">
                            <w:rPr>
                              <w:rFonts w:ascii="Arial" w:hAnsi="Arial" w:cs="HelveticaNeueLT Std Med"/>
                              <w:b/>
                              <w:color w:val="00004C"/>
                              <w:sz w:val="28"/>
                              <w:szCs w:val="28"/>
                            </w:rPr>
                            <w:delText>-</w:delText>
                          </w:r>
                        </w:del>
                        <w:del w:id="84" w:author="Stacy Timothy -Ed- E Jr NGA-SFHPQ USA CIV" w:date="2026-03-27T13:12:00Z" w16du:dateUtc="2026-03-27T17:12:00Z">
                          <w:r w:rsidR="00DA1A11" w:rsidDel="004E38B6">
                            <w:rPr>
                              <w:rFonts w:ascii="Arial" w:hAnsi="Arial" w:cs="HelveticaNeueLT Std Med"/>
                              <w:b/>
                              <w:color w:val="00004C"/>
                              <w:sz w:val="28"/>
                              <w:szCs w:val="28"/>
                            </w:rPr>
                            <w:delText>2024</w:delText>
                          </w:r>
                          <w:r w:rsidR="001C137B" w:rsidDel="004E38B6">
                            <w:rPr>
                              <w:rFonts w:ascii="Arial" w:hAnsi="Arial" w:cs="HelveticaNeueLT Std Med"/>
                              <w:b/>
                              <w:color w:val="00004C"/>
                              <w:sz w:val="28"/>
                              <w:szCs w:val="28"/>
                            </w:rPr>
                            <w:delText>1011</w:delText>
                          </w:r>
                        </w:del>
                        <w:ins w:id="85" w:author="Raphael Malyankar" w:date="2024-12-04T22:00:00Z" w16du:dateUtc="2024-12-05T05:00:00Z">
                          <w:del w:id="86" w:author="Stacy Timothy -Ed- E Jr NGA-SFHPQ USA CIV" w:date="2026-03-27T13:12:00Z" w16du:dateUtc="2026-03-27T17:12:00Z">
                            <w:r w:rsidR="001400B6" w:rsidDel="004E38B6">
                              <w:rPr>
                                <w:rFonts w:ascii="Arial" w:hAnsi="Arial" w:cs="HelveticaNeueLT Std Med"/>
                                <w:b/>
                                <w:color w:val="00004C"/>
                                <w:sz w:val="28"/>
                                <w:szCs w:val="28"/>
                              </w:rPr>
                              <w:delText>20241</w:delText>
                            </w:r>
                          </w:del>
                        </w:ins>
                        <w:ins w:id="87" w:author="Raphael Malyankar" w:date="2024-12-04T22:01:00Z" w16du:dateUtc="2024-12-05T05:01:00Z">
                          <w:del w:id="88" w:author="Stacy Timothy -Ed- E Jr NGA-SFHPQ USA CIV" w:date="2026-03-27T13:12:00Z" w16du:dateUtc="2026-03-27T17:12:00Z">
                            <w:r w:rsidR="001400B6" w:rsidDel="004E38B6">
                              <w:rPr>
                                <w:rFonts w:ascii="Arial" w:hAnsi="Arial" w:cs="HelveticaNeueLT Std Med"/>
                                <w:b/>
                                <w:color w:val="00004C"/>
                                <w:sz w:val="28"/>
                                <w:szCs w:val="28"/>
                              </w:rPr>
                              <w:delText>204</w:delText>
                            </w:r>
                          </w:del>
                        </w:ins>
                      </w:p>
                      <w:p w14:paraId="7979CF00" w14:textId="24C6F2EF"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215A58">
                          <w:rPr>
                            <w:rFonts w:ascii="Arial" w:hAnsi="Arial" w:cs="HelveticaNeueLT Std Med"/>
                            <w:b/>
                            <w:color w:val="00004C"/>
                            <w:sz w:val="28"/>
                            <w:szCs w:val="28"/>
                          </w:rPr>
                          <w:t>2</w:t>
                        </w:r>
                        <w:r w:rsidR="001C137B">
                          <w:rPr>
                            <w:rFonts w:ascii="Arial" w:hAnsi="Arial" w:cs="HelveticaNeueLT Std Med"/>
                            <w:b/>
                            <w:color w:val="00004C"/>
                            <w:sz w:val="28"/>
                            <w:szCs w:val="28"/>
                          </w:rPr>
                          <w:t>4</w:t>
                        </w:r>
                        <w:r>
                          <w:rPr>
                            <w:rFonts w:ascii="Arial" w:hAnsi="Arial" w:cs="HelveticaNeueLT Std Med"/>
                            <w:b/>
                            <w:color w:val="00004C"/>
                            <w:sz w:val="28"/>
                            <w:szCs w:val="28"/>
                          </w:rPr>
                          <w:t xml:space="preserve"> Edition </w:t>
                        </w:r>
                        <w:del w:id="89" w:author="Stacy Timothy -Ed- E Jr NGA-SFHPQ USA CIV" w:date="2026-03-27T13:11:00Z" w16du:dateUtc="2026-03-27T17:11:00Z">
                          <w:r w:rsidDel="004E38B6">
                            <w:rPr>
                              <w:rFonts w:ascii="Arial" w:hAnsi="Arial" w:cs="HelveticaNeueLT Std Med"/>
                              <w:b/>
                              <w:color w:val="00004C"/>
                              <w:sz w:val="28"/>
                              <w:szCs w:val="28"/>
                            </w:rPr>
                            <w:delText>1</w:delText>
                          </w:r>
                        </w:del>
                        <w:ins w:id="90" w:author="Stacy Timothy -Ed- E Jr NGA-SFHPQ USA CIV" w:date="2026-03-27T13:11:00Z" w16du:dateUtc="2026-03-27T17:11:00Z">
                          <w:r w:rsidR="004E38B6">
                            <w:rPr>
                              <w:rFonts w:ascii="Arial" w:hAnsi="Arial" w:cs="HelveticaNeueLT Std Med"/>
                              <w:b/>
                              <w:color w:val="00004C"/>
                              <w:sz w:val="28"/>
                              <w:szCs w:val="28"/>
                            </w:rPr>
                            <w:t>2</w:t>
                          </w:r>
                        </w:ins>
                        <w:r>
                          <w:rPr>
                            <w:rFonts w:ascii="Arial" w:hAnsi="Arial" w:cs="HelveticaNeueLT Std Med"/>
                            <w:b/>
                            <w:color w:val="00004C"/>
                            <w:sz w:val="28"/>
                            <w:szCs w:val="28"/>
                          </w:rPr>
                          <w:t>.</w:t>
                        </w:r>
                        <w:del w:id="91" w:author="Stacy Timothy -Ed- E Jr NGA-SFHPQ USA CIV" w:date="2026-03-27T13:11:00Z" w16du:dateUtc="2026-03-27T17:11:00Z">
                          <w:r w:rsidR="001C137B" w:rsidDel="004E38B6">
                            <w:rPr>
                              <w:rFonts w:ascii="Arial" w:hAnsi="Arial" w:cs="HelveticaNeueLT Std Med"/>
                              <w:b/>
                              <w:color w:val="00004C"/>
                              <w:sz w:val="28"/>
                              <w:szCs w:val="28"/>
                            </w:rPr>
                            <w:delText>5</w:delText>
                          </w:r>
                        </w:del>
                        <w:ins w:id="92" w:author="Stacy Timothy -Ed- E Jr NGA-SFHPQ USA CIV" w:date="2026-03-27T13:11:00Z" w16du:dateUtc="2026-03-27T17:11:00Z">
                          <w:r w:rsidR="004E38B6">
                            <w:rPr>
                              <w:rFonts w:ascii="Arial" w:hAnsi="Arial" w:cs="HelveticaNeueLT Std Med"/>
                              <w:b/>
                              <w:color w:val="00004C"/>
                              <w:sz w:val="28"/>
                              <w:szCs w:val="28"/>
                            </w:rPr>
                            <w:t>0</w:t>
                          </w:r>
                        </w:ins>
                        <w:r w:rsidR="00DA1A11">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34B72AEA"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 xml:space="preserve">Copyright International Hydrographic Organization </w:t>
            </w:r>
            <w:del w:id="93" w:author="Stacy Timothy -Ed- E Jr NGA-SFHPQ USA CIV" w:date="2026-03-27T13:12:00Z" w16du:dateUtc="2026-03-27T17:12:00Z">
              <w:r w:rsidRPr="00CF30EA" w:rsidDel="004E38B6">
                <w:rPr>
                  <w:rFonts w:ascii="Helvetica" w:hAnsi="Helvetica"/>
                  <w:sz w:val="22"/>
                  <w:lang w:val="en-GB"/>
                </w:rPr>
                <w:delText>202</w:delText>
              </w:r>
              <w:r w:rsidR="00ED676B" w:rsidDel="004E38B6">
                <w:rPr>
                  <w:rFonts w:ascii="Helvetica" w:hAnsi="Helvetica"/>
                  <w:sz w:val="22"/>
                  <w:lang w:val="en-GB"/>
                </w:rPr>
                <w:delText>4</w:delText>
              </w:r>
            </w:del>
            <w:ins w:id="94" w:author="Stacy Timothy -Ed- E Jr NGA-SFHPQ USA CIV" w:date="2026-03-27T13:12:00Z" w16du:dateUtc="2026-03-27T17:12:00Z">
              <w:r w:rsidR="004E38B6">
                <w:rPr>
                  <w:rFonts w:ascii="Helvetica" w:hAnsi="Helvetica"/>
                  <w:sz w:val="22"/>
                  <w:lang w:val="en-GB"/>
                </w:rPr>
                <w:t>202</w:t>
              </w:r>
            </w:ins>
            <w:ins w:id="95" w:author="Stacy Timothy -Ed- E Jr NGA-SFHPQ USA CIV" w:date="2026-03-27T13:31:00Z" w16du:dateUtc="2026-03-27T17:31:00Z">
              <w:r w:rsidR="00FB59EC">
                <w:rPr>
                  <w:rFonts w:ascii="Helvetica" w:hAnsi="Helvetica"/>
                  <w:sz w:val="22"/>
                  <w:lang w:val="en-GB"/>
                </w:rPr>
                <w:t>6</w:t>
              </w:r>
            </w:ins>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proofErr w:type="gramStart"/>
            <w:r w:rsidRPr="00CF30EA">
              <w:rPr>
                <w:rFonts w:cs="Arial"/>
                <w:lang w:val="en-GB"/>
              </w:rPr>
              <w:t>In the event that</w:t>
            </w:r>
            <w:proofErr w:type="gramEnd"/>
            <w:r w:rsidRPr="00CF30EA">
              <w:rPr>
                <w:rFonts w:cs="Arial"/>
                <w:lang w:val="en-GB"/>
              </w:rPr>
              <w:t xml:space="preserve">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96" w:name="_Hlk162625566"/>
      <w:r w:rsidRPr="00CF30EA">
        <w:rPr>
          <w:bCs/>
          <w:color w:val="auto"/>
          <w:lang w:val="en-GB"/>
        </w:rPr>
        <w:lastRenderedPageBreak/>
        <w:t>Document History</w:t>
      </w:r>
    </w:p>
    <w:bookmarkEnd w:id="96"/>
    <w:p w14:paraId="292089DF" w14:textId="09E1648C"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97" w:name="_Hlk179552209"/>
      <w:r w:rsidR="001C137B" w:rsidRPr="001C137B">
        <w:rPr>
          <w:rFonts w:eastAsiaTheme="minorEastAsia" w:cs="Arial"/>
          <w:lang w:val="en-GB"/>
        </w:rPr>
        <w:t>IHO World-Wide Navigational Warning Service</w:t>
      </w:r>
      <w:r w:rsidR="001C137B">
        <w:rPr>
          <w:rFonts w:eastAsiaTheme="minorEastAsia" w:cs="Arial"/>
          <w:lang w:val="en-GB"/>
        </w:rPr>
        <w:t xml:space="preserve"> </w:t>
      </w:r>
      <w:r w:rsidR="001C137B" w:rsidRPr="001C137B">
        <w:rPr>
          <w:rFonts w:eastAsiaTheme="minorEastAsia" w:cs="Arial"/>
          <w:lang w:val="en-GB"/>
        </w:rPr>
        <w:t>Sub-Committee (WWNWS-SC)</w:t>
      </w:r>
      <w:bookmarkEnd w:id="97"/>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1338"/>
        <w:gridCol w:w="1529"/>
        <w:gridCol w:w="5042"/>
      </w:tblGrid>
      <w:tr w:rsidR="000701DE" w:rsidRPr="00CF30EA" w14:paraId="61B80077" w14:textId="77777777" w:rsidTr="00D9553C">
        <w:trPr>
          <w:cantSplit/>
        </w:trPr>
        <w:tc>
          <w:tcPr>
            <w:tcW w:w="985"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F62A84" w:rsidRPr="00CF30EA" w14:paraId="3549A661" w14:textId="77777777" w:rsidTr="000701DE">
        <w:trPr>
          <w:cantSplit/>
        </w:trPr>
        <w:tc>
          <w:tcPr>
            <w:tcW w:w="985" w:type="dxa"/>
          </w:tcPr>
          <w:p w14:paraId="630BB21A" w14:textId="72AE1E9F" w:rsidR="00F62A84" w:rsidRPr="00CF30EA" w:rsidRDefault="00F62A84" w:rsidP="00B943EE">
            <w:pPr>
              <w:suppressLineNumbers/>
              <w:spacing w:before="60" w:after="60" w:line="240" w:lineRule="auto"/>
              <w:jc w:val="left"/>
              <w:rPr>
                <w:lang w:val="en-GB"/>
              </w:rPr>
            </w:pPr>
            <w:ins w:id="98" w:author="Stacy Timothy -Ed- E Jr NGA-SFHPQ USA CIV [2]" w:date="2026-06-16T14:54:00Z" w16du:dateUtc="2026-06-16T18:54:00Z">
              <w:r>
                <w:rPr>
                  <w:lang w:val="en-GB"/>
                </w:rPr>
                <w:t>1.0.0</w:t>
              </w:r>
            </w:ins>
            <w:del w:id="99" w:author="Stacy Timothy -Ed- E Jr NGA-SFHPQ USA CIV [2]" w:date="2026-06-16T14:54:00Z" w16du:dateUtc="2026-06-16T18:54:00Z">
              <w:r w:rsidDel="006347C0">
                <w:rPr>
                  <w:lang w:val="en-GB"/>
                </w:rPr>
                <w:delText>0.1.0</w:delText>
              </w:r>
            </w:del>
          </w:p>
        </w:tc>
        <w:tc>
          <w:tcPr>
            <w:tcW w:w="1350" w:type="dxa"/>
          </w:tcPr>
          <w:p w14:paraId="52BC8874" w14:textId="45E33705" w:rsidR="00F62A84" w:rsidRPr="00CF30EA" w:rsidRDefault="00F62A84" w:rsidP="00B943EE">
            <w:pPr>
              <w:suppressLineNumbers/>
              <w:spacing w:before="60" w:after="60" w:line="240" w:lineRule="auto"/>
              <w:jc w:val="left"/>
              <w:rPr>
                <w:lang w:val="en-GB"/>
              </w:rPr>
            </w:pPr>
            <w:ins w:id="100" w:author="Stacy Timothy -Ed- E Jr NGA-SFHPQ USA CIV [2]" w:date="2026-06-16T14:54:00Z" w16du:dateUtc="2026-06-16T18:54:00Z">
              <w:r>
                <w:rPr>
                  <w:lang w:val="en-GB"/>
                </w:rPr>
                <w:t>2026-03-27</w:t>
              </w:r>
            </w:ins>
            <w:del w:id="101" w:author="Stacy Timothy -Ed- E Jr NGA-SFHPQ USA CIV [2]" w:date="2026-06-16T14:54:00Z" w16du:dateUtc="2026-06-16T18:54:00Z">
              <w:r w:rsidDel="006347C0">
                <w:rPr>
                  <w:lang w:val="en-GB"/>
                </w:rPr>
                <w:delText>2024-10-11</w:delText>
              </w:r>
            </w:del>
          </w:p>
        </w:tc>
        <w:tc>
          <w:tcPr>
            <w:tcW w:w="1530" w:type="dxa"/>
          </w:tcPr>
          <w:p w14:paraId="25CBB165" w14:textId="1CB9781A" w:rsidR="00F62A84" w:rsidRPr="00CF30EA" w:rsidRDefault="00F62A84" w:rsidP="00B943EE">
            <w:pPr>
              <w:suppressLineNumbers/>
              <w:spacing w:before="60" w:after="60" w:line="240" w:lineRule="auto"/>
              <w:jc w:val="left"/>
              <w:rPr>
                <w:lang w:val="en-GB"/>
              </w:rPr>
            </w:pPr>
            <w:ins w:id="102" w:author="Stacy Timothy -Ed- E Jr NGA-SFHPQ USA CIV [2]" w:date="2026-06-16T14:54:00Z" w16du:dateUtc="2026-06-16T18:54:00Z">
              <w:r>
                <w:rPr>
                  <w:lang w:val="en-GB"/>
                </w:rPr>
                <w:t>TS</w:t>
              </w:r>
            </w:ins>
            <w:del w:id="103" w:author="Stacy Timothy -Ed- E Jr NGA-SFHPQ USA CIV [2]" w:date="2026-06-16T14:54:00Z" w16du:dateUtc="2026-06-16T18:54:00Z">
              <w:r w:rsidDel="006347C0">
                <w:rPr>
                  <w:lang w:val="en-GB"/>
                </w:rPr>
                <w:delText>RM</w:delText>
              </w:r>
            </w:del>
          </w:p>
        </w:tc>
        <w:tc>
          <w:tcPr>
            <w:tcW w:w="5151" w:type="dxa"/>
          </w:tcPr>
          <w:p w14:paraId="12612EB6" w14:textId="470B9C0C" w:rsidR="00F62A84" w:rsidRPr="00CF30EA" w:rsidRDefault="00F62A84" w:rsidP="00B943EE">
            <w:pPr>
              <w:suppressLineNumbers/>
              <w:spacing w:before="60" w:after="60" w:line="240" w:lineRule="auto"/>
              <w:jc w:val="left"/>
              <w:rPr>
                <w:lang w:val="en-GB"/>
              </w:rPr>
            </w:pPr>
            <w:ins w:id="104" w:author="Stacy Timothy -Ed- E Jr NGA-SFHPQ USA CIV [2]" w:date="2026-06-16T14:54:00Z" w16du:dateUtc="2026-06-16T18:54:00Z">
              <w:r>
                <w:rPr>
                  <w:lang w:val="en-GB"/>
                </w:rPr>
                <w:t xml:space="preserve">Initial draft for S-124 Validation </w:t>
              </w:r>
            </w:ins>
            <w:del w:id="105" w:author="Stacy Timothy -Ed- E Jr NGA-SFHPQ USA CIV [2]" w:date="2026-06-16T14:54:00Z" w16du:dateUtc="2026-06-16T18:54:00Z">
              <w:r w:rsidDel="006347C0">
                <w:rPr>
                  <w:lang w:val="en-GB"/>
                </w:rPr>
                <w:delText>Initial draft for S100 Validation Checks GitHub repository</w:delText>
              </w:r>
            </w:del>
          </w:p>
        </w:tc>
      </w:tr>
      <w:tr w:rsidR="00F62A84" w:rsidRPr="00CF30EA" w14:paraId="77B4FF3A" w14:textId="77777777" w:rsidTr="000701DE">
        <w:trPr>
          <w:cantSplit/>
        </w:trPr>
        <w:tc>
          <w:tcPr>
            <w:tcW w:w="985" w:type="dxa"/>
          </w:tcPr>
          <w:p w14:paraId="65809BCC" w14:textId="578C7930" w:rsidR="00F62A84" w:rsidRPr="00CF30EA" w:rsidRDefault="00F62A84" w:rsidP="00B943EE">
            <w:pPr>
              <w:suppressLineNumbers/>
              <w:spacing w:before="60" w:after="60" w:line="240" w:lineRule="auto"/>
              <w:jc w:val="left"/>
              <w:rPr>
                <w:lang w:val="en-GB"/>
              </w:rPr>
            </w:pPr>
            <w:ins w:id="106" w:author="Raphael Malyankar" w:date="2024-12-04T22:02:00Z" w16du:dateUtc="2024-12-05T05:02:00Z">
              <w:del w:id="107" w:author="Stacy Timothy -Ed- E Jr NGA-SFHPQ USA CIV [2]" w:date="2026-06-16T14:54:00Z" w16du:dateUtc="2026-06-16T18:54:00Z">
                <w:r w:rsidDel="006347C0">
                  <w:rPr>
                    <w:lang w:val="en-GB"/>
                  </w:rPr>
                  <w:delText>0.2.0</w:delText>
                </w:r>
              </w:del>
            </w:ins>
          </w:p>
        </w:tc>
        <w:tc>
          <w:tcPr>
            <w:tcW w:w="1350" w:type="dxa"/>
          </w:tcPr>
          <w:p w14:paraId="11E5C2AB" w14:textId="431204C6" w:rsidR="00F62A84" w:rsidRPr="00CF30EA" w:rsidRDefault="00F62A84" w:rsidP="00B943EE">
            <w:pPr>
              <w:suppressLineNumbers/>
              <w:spacing w:before="60" w:after="60" w:line="240" w:lineRule="auto"/>
              <w:jc w:val="left"/>
              <w:rPr>
                <w:lang w:val="en-GB"/>
              </w:rPr>
            </w:pPr>
            <w:ins w:id="108" w:author="Raphael Malyankar" w:date="2024-12-04T22:03:00Z" w16du:dateUtc="2024-12-05T05:03:00Z">
              <w:del w:id="109" w:author="Stacy Timothy -Ed- E Jr NGA-SFHPQ USA CIV [2]" w:date="2026-06-16T14:54:00Z" w16du:dateUtc="2026-06-16T18:54:00Z">
                <w:r w:rsidDel="006347C0">
                  <w:rPr>
                    <w:lang w:val="en-GB"/>
                  </w:rPr>
                  <w:delText>2024-12-04</w:delText>
                </w:r>
              </w:del>
            </w:ins>
          </w:p>
        </w:tc>
        <w:tc>
          <w:tcPr>
            <w:tcW w:w="1530" w:type="dxa"/>
          </w:tcPr>
          <w:p w14:paraId="3669E0A1" w14:textId="254DEDB5" w:rsidR="00F62A84" w:rsidRPr="00CF30EA" w:rsidRDefault="00F62A84" w:rsidP="00B943EE">
            <w:pPr>
              <w:suppressLineNumbers/>
              <w:spacing w:before="60" w:after="60" w:line="240" w:lineRule="auto"/>
              <w:jc w:val="left"/>
              <w:rPr>
                <w:lang w:val="en-GB"/>
              </w:rPr>
            </w:pPr>
            <w:ins w:id="110" w:author="Raphael Malyankar" w:date="2024-12-04T22:03:00Z" w16du:dateUtc="2024-12-05T05:03:00Z">
              <w:del w:id="111" w:author="Stacy Timothy -Ed- E Jr NGA-SFHPQ USA CIV [2]" w:date="2026-06-16T14:54:00Z" w16du:dateUtc="2026-06-16T18:54:00Z">
                <w:r w:rsidDel="006347C0">
                  <w:rPr>
                    <w:lang w:val="en-GB"/>
                  </w:rPr>
                  <w:delText>RM</w:delText>
                </w:r>
              </w:del>
            </w:ins>
          </w:p>
        </w:tc>
        <w:tc>
          <w:tcPr>
            <w:tcW w:w="5151" w:type="dxa"/>
          </w:tcPr>
          <w:p w14:paraId="16DB5768" w14:textId="39A5010F" w:rsidR="00F62A84" w:rsidRPr="00CF30EA" w:rsidRDefault="00F62A84" w:rsidP="00B943EE">
            <w:pPr>
              <w:suppressLineNumbers/>
              <w:spacing w:before="60" w:after="60" w:line="240" w:lineRule="auto"/>
              <w:jc w:val="left"/>
              <w:rPr>
                <w:lang w:val="en-GB"/>
              </w:rPr>
            </w:pPr>
            <w:ins w:id="112" w:author="Raphael Malyankar" w:date="2024-12-04T22:03:00Z" w16du:dateUtc="2024-12-05T05:03:00Z">
              <w:del w:id="113" w:author="Stacy Timothy -Ed- E Jr NGA-SFHPQ USA CIV [2]" w:date="2026-06-16T14:54:00Z" w16du:dateUtc="2026-06-16T18:54:00Z">
                <w:r w:rsidDel="006347C0">
                  <w:rPr>
                    <w:lang w:val="en-GB"/>
                  </w:rPr>
                  <w:delText>Extended conformance statement; revised maintenance clause</w:delText>
                </w:r>
              </w:del>
            </w:ins>
          </w:p>
        </w:tc>
      </w:tr>
      <w:tr w:rsidR="00F62A84" w:rsidRPr="00CF30EA" w14:paraId="32FCDEB9" w14:textId="77777777" w:rsidTr="000701DE">
        <w:trPr>
          <w:cantSplit/>
        </w:trPr>
        <w:tc>
          <w:tcPr>
            <w:tcW w:w="985" w:type="dxa"/>
          </w:tcPr>
          <w:p w14:paraId="75B05B17" w14:textId="0A268128" w:rsidR="00F62A84" w:rsidRPr="00CF30EA" w:rsidRDefault="00F62A84" w:rsidP="00B943EE">
            <w:pPr>
              <w:suppressLineNumbers/>
              <w:spacing w:before="60" w:after="60" w:line="240" w:lineRule="auto"/>
              <w:jc w:val="left"/>
              <w:rPr>
                <w:lang w:val="en-GB"/>
              </w:rPr>
            </w:pPr>
            <w:ins w:id="114" w:author="Stacy Timothy -Ed- E Jr NGA-SFHPQ USA CIV" w:date="2026-03-27T13:12:00Z" w16du:dateUtc="2026-03-27T17:12:00Z">
              <w:del w:id="115" w:author="Stacy Timothy -Ed- E Jr NGA-SFHPQ USA CIV [2]" w:date="2026-06-16T14:54:00Z" w16du:dateUtc="2026-06-16T18:54:00Z">
                <w:r w:rsidDel="006347C0">
                  <w:rPr>
                    <w:lang w:val="en-GB"/>
                  </w:rPr>
                  <w:delText>1.0.0</w:delText>
                </w:r>
              </w:del>
            </w:ins>
          </w:p>
        </w:tc>
        <w:tc>
          <w:tcPr>
            <w:tcW w:w="1350" w:type="dxa"/>
          </w:tcPr>
          <w:p w14:paraId="09A3677D" w14:textId="023593CE" w:rsidR="00F62A84" w:rsidRPr="00CF30EA" w:rsidRDefault="00F62A84" w:rsidP="00B943EE">
            <w:pPr>
              <w:suppressLineNumbers/>
              <w:spacing w:before="60" w:after="60" w:line="240" w:lineRule="auto"/>
              <w:jc w:val="left"/>
              <w:rPr>
                <w:lang w:val="en-GB"/>
              </w:rPr>
            </w:pPr>
            <w:ins w:id="116" w:author="Stacy Timothy -Ed- E Jr NGA-SFHPQ USA CIV" w:date="2026-03-27T13:12:00Z" w16du:dateUtc="2026-03-27T17:12:00Z">
              <w:del w:id="117" w:author="Stacy Timothy -Ed- E Jr NGA-SFHPQ USA CIV [2]" w:date="2026-06-16T14:54:00Z" w16du:dateUtc="2026-06-16T18:54:00Z">
                <w:r w:rsidDel="006347C0">
                  <w:rPr>
                    <w:lang w:val="en-GB"/>
                  </w:rPr>
                  <w:delText>2026-03-27</w:delText>
                </w:r>
              </w:del>
            </w:ins>
          </w:p>
        </w:tc>
        <w:tc>
          <w:tcPr>
            <w:tcW w:w="1530" w:type="dxa"/>
          </w:tcPr>
          <w:p w14:paraId="5CC5C9B3" w14:textId="5C74091F" w:rsidR="00F62A84" w:rsidRPr="00CF30EA" w:rsidRDefault="00F62A84" w:rsidP="00B943EE">
            <w:pPr>
              <w:suppressLineNumbers/>
              <w:spacing w:before="60" w:after="60" w:line="240" w:lineRule="auto"/>
              <w:jc w:val="left"/>
              <w:rPr>
                <w:lang w:val="en-GB"/>
              </w:rPr>
            </w:pPr>
            <w:ins w:id="118" w:author="Stacy Timothy -Ed- E Jr NGA-SFHPQ USA CIV" w:date="2026-03-27T13:12:00Z" w16du:dateUtc="2026-03-27T17:12:00Z">
              <w:del w:id="119" w:author="Stacy Timothy -Ed- E Jr NGA-SFHPQ USA CIV [2]" w:date="2026-06-16T14:54:00Z" w16du:dateUtc="2026-06-16T18:54:00Z">
                <w:r w:rsidDel="006347C0">
                  <w:rPr>
                    <w:lang w:val="en-GB"/>
                  </w:rPr>
                  <w:delText>TS</w:delText>
                </w:r>
              </w:del>
            </w:ins>
          </w:p>
        </w:tc>
        <w:tc>
          <w:tcPr>
            <w:tcW w:w="5151" w:type="dxa"/>
          </w:tcPr>
          <w:p w14:paraId="2AD7C713" w14:textId="4B54884E" w:rsidR="00F62A84" w:rsidRPr="00CF30EA" w:rsidRDefault="00F62A84" w:rsidP="00B943EE">
            <w:pPr>
              <w:suppressLineNumbers/>
              <w:spacing w:before="60" w:after="60" w:line="240" w:lineRule="auto"/>
              <w:jc w:val="left"/>
              <w:rPr>
                <w:lang w:val="en-GB"/>
              </w:rPr>
            </w:pPr>
            <w:ins w:id="120" w:author="Stacy Timothy -Ed- E Jr NGA-SFHPQ USA CIV" w:date="2026-03-27T13:12:00Z" w16du:dateUtc="2026-03-27T17:12:00Z">
              <w:del w:id="121" w:author="Stacy Timothy -Ed- E Jr NGA-SFHPQ USA CIV [2]" w:date="2026-06-16T14:54:00Z" w16du:dateUtc="2026-06-16T18:54:00Z">
                <w:r w:rsidDel="006347C0">
                  <w:rPr>
                    <w:lang w:val="en-GB"/>
                  </w:rPr>
                  <w:delText>Updated to account for S-124 v2.0.0</w:delText>
                </w:r>
              </w:del>
            </w:ins>
          </w:p>
        </w:tc>
      </w:tr>
      <w:tr w:rsidR="00F62A84" w:rsidRPr="00CF30EA" w14:paraId="7BAE32A2" w14:textId="77777777" w:rsidTr="000701DE">
        <w:trPr>
          <w:cantSplit/>
        </w:trPr>
        <w:tc>
          <w:tcPr>
            <w:tcW w:w="985" w:type="dxa"/>
          </w:tcPr>
          <w:p w14:paraId="29F9293D" w14:textId="25F799CA" w:rsidR="00F62A84" w:rsidRPr="00CF30EA" w:rsidRDefault="00F62A84" w:rsidP="00B943EE">
            <w:pPr>
              <w:suppressLineNumbers/>
              <w:spacing w:before="60" w:after="60" w:line="240" w:lineRule="auto"/>
              <w:jc w:val="left"/>
              <w:rPr>
                <w:lang w:val="en-GB"/>
              </w:rPr>
            </w:pPr>
          </w:p>
        </w:tc>
        <w:tc>
          <w:tcPr>
            <w:tcW w:w="1350" w:type="dxa"/>
          </w:tcPr>
          <w:p w14:paraId="56AFCE51" w14:textId="02F90313" w:rsidR="00F62A84" w:rsidRPr="00CF30EA" w:rsidRDefault="00F62A84" w:rsidP="00B943EE">
            <w:pPr>
              <w:suppressLineNumbers/>
              <w:spacing w:before="60" w:after="60" w:line="240" w:lineRule="auto"/>
              <w:jc w:val="left"/>
              <w:rPr>
                <w:lang w:val="en-GB"/>
              </w:rPr>
            </w:pPr>
          </w:p>
        </w:tc>
        <w:tc>
          <w:tcPr>
            <w:tcW w:w="1530" w:type="dxa"/>
          </w:tcPr>
          <w:p w14:paraId="318AEC5E" w14:textId="732F91CB" w:rsidR="00F62A84" w:rsidRPr="00CF30EA" w:rsidRDefault="00F62A84" w:rsidP="00B943EE">
            <w:pPr>
              <w:suppressLineNumbers/>
              <w:spacing w:before="60" w:after="60" w:line="240" w:lineRule="auto"/>
              <w:jc w:val="left"/>
              <w:rPr>
                <w:lang w:val="en-GB"/>
              </w:rPr>
            </w:pPr>
          </w:p>
        </w:tc>
        <w:tc>
          <w:tcPr>
            <w:tcW w:w="5151" w:type="dxa"/>
          </w:tcPr>
          <w:p w14:paraId="399A9E0D" w14:textId="4C6253A4" w:rsidR="00F62A84" w:rsidRPr="00CF30EA" w:rsidRDefault="00F62A84" w:rsidP="00B943EE">
            <w:pPr>
              <w:suppressLineNumbers/>
              <w:spacing w:before="60" w:after="60" w:line="240" w:lineRule="auto"/>
              <w:jc w:val="left"/>
              <w:rPr>
                <w:lang w:val="en-GB"/>
              </w:rPr>
            </w:pPr>
          </w:p>
        </w:tc>
      </w:tr>
      <w:tr w:rsidR="00F62A84" w:rsidRPr="00CF30EA" w14:paraId="4F708FD5" w14:textId="77777777" w:rsidTr="000701DE">
        <w:trPr>
          <w:cantSplit/>
        </w:trPr>
        <w:tc>
          <w:tcPr>
            <w:tcW w:w="985" w:type="dxa"/>
          </w:tcPr>
          <w:p w14:paraId="64D96FDA" w14:textId="64E20517" w:rsidR="00F62A84" w:rsidRPr="00CF30EA" w:rsidRDefault="00F62A84" w:rsidP="00B943EE">
            <w:pPr>
              <w:suppressLineNumbers/>
              <w:spacing w:before="60" w:after="60" w:line="240" w:lineRule="auto"/>
              <w:jc w:val="left"/>
              <w:rPr>
                <w:lang w:val="en-GB"/>
              </w:rPr>
            </w:pPr>
          </w:p>
        </w:tc>
        <w:tc>
          <w:tcPr>
            <w:tcW w:w="1350" w:type="dxa"/>
          </w:tcPr>
          <w:p w14:paraId="04A4F9E8" w14:textId="1DE492D7" w:rsidR="00F62A84" w:rsidRPr="00CF30EA" w:rsidRDefault="00F62A84" w:rsidP="00B943EE">
            <w:pPr>
              <w:suppressLineNumbers/>
              <w:spacing w:before="60" w:after="60" w:line="240" w:lineRule="auto"/>
              <w:jc w:val="left"/>
              <w:rPr>
                <w:lang w:val="en-GB"/>
              </w:rPr>
            </w:pPr>
          </w:p>
        </w:tc>
        <w:tc>
          <w:tcPr>
            <w:tcW w:w="1530" w:type="dxa"/>
          </w:tcPr>
          <w:p w14:paraId="3ECAC785" w14:textId="200C9609" w:rsidR="00F62A84" w:rsidRPr="00CF30EA" w:rsidRDefault="00F62A84" w:rsidP="00B943EE">
            <w:pPr>
              <w:suppressLineNumbers/>
              <w:spacing w:before="60" w:after="60" w:line="240" w:lineRule="auto"/>
              <w:jc w:val="left"/>
              <w:rPr>
                <w:lang w:val="en-GB"/>
              </w:rPr>
            </w:pPr>
          </w:p>
        </w:tc>
        <w:tc>
          <w:tcPr>
            <w:tcW w:w="5151" w:type="dxa"/>
          </w:tcPr>
          <w:p w14:paraId="0455176E" w14:textId="26D3A278" w:rsidR="00F62A84" w:rsidRPr="00CF30EA" w:rsidRDefault="00F62A84" w:rsidP="00B943EE">
            <w:pPr>
              <w:suppressLineNumbers/>
              <w:spacing w:before="60" w:after="60" w:line="240" w:lineRule="auto"/>
              <w:jc w:val="left"/>
              <w:rPr>
                <w:lang w:val="en-GB"/>
              </w:rPr>
            </w:pPr>
          </w:p>
        </w:tc>
      </w:tr>
      <w:tr w:rsidR="00F62A84" w:rsidRPr="00CF30EA" w14:paraId="73192FF4" w14:textId="77777777" w:rsidTr="000701DE">
        <w:trPr>
          <w:cantSplit/>
        </w:trPr>
        <w:tc>
          <w:tcPr>
            <w:tcW w:w="985" w:type="dxa"/>
          </w:tcPr>
          <w:p w14:paraId="2C4AB30D" w14:textId="37CAE5BA" w:rsidR="00F62A84" w:rsidRPr="00CF30EA" w:rsidRDefault="00F62A84" w:rsidP="00B943EE">
            <w:pPr>
              <w:suppressLineNumbers/>
              <w:spacing w:before="60" w:after="60" w:line="240" w:lineRule="auto"/>
              <w:jc w:val="left"/>
              <w:rPr>
                <w:lang w:val="en-GB"/>
              </w:rPr>
            </w:pPr>
          </w:p>
        </w:tc>
        <w:tc>
          <w:tcPr>
            <w:tcW w:w="1350" w:type="dxa"/>
          </w:tcPr>
          <w:p w14:paraId="48C3B6F0" w14:textId="66F7497B" w:rsidR="00F62A84" w:rsidRPr="00CF30EA" w:rsidRDefault="00F62A84" w:rsidP="00B943EE">
            <w:pPr>
              <w:suppressLineNumbers/>
              <w:spacing w:before="60" w:after="60" w:line="240" w:lineRule="auto"/>
              <w:jc w:val="left"/>
              <w:rPr>
                <w:lang w:val="en-GB"/>
              </w:rPr>
            </w:pPr>
          </w:p>
        </w:tc>
        <w:tc>
          <w:tcPr>
            <w:tcW w:w="1530" w:type="dxa"/>
          </w:tcPr>
          <w:p w14:paraId="174DFE64" w14:textId="2BA7FF3B" w:rsidR="00F62A84" w:rsidRPr="00CF30EA" w:rsidRDefault="00F62A84" w:rsidP="00B943EE">
            <w:pPr>
              <w:suppressLineNumbers/>
              <w:spacing w:before="60" w:after="60" w:line="240" w:lineRule="auto"/>
              <w:jc w:val="left"/>
              <w:rPr>
                <w:lang w:val="en-GB"/>
              </w:rPr>
            </w:pPr>
          </w:p>
        </w:tc>
        <w:tc>
          <w:tcPr>
            <w:tcW w:w="5151" w:type="dxa"/>
          </w:tcPr>
          <w:p w14:paraId="2624F6B4" w14:textId="4DEA2C08" w:rsidR="00F62A84" w:rsidRPr="00CF30EA" w:rsidRDefault="00F62A84" w:rsidP="00B943EE">
            <w:pPr>
              <w:suppressLineNumbers/>
              <w:spacing w:before="60" w:after="60" w:line="240" w:lineRule="auto"/>
              <w:jc w:val="left"/>
              <w:rPr>
                <w:lang w:val="en-GB"/>
              </w:rPr>
            </w:pPr>
          </w:p>
        </w:tc>
      </w:tr>
      <w:tr w:rsidR="00F62A84" w:rsidRPr="00CF30EA" w14:paraId="532FDBC0" w14:textId="77777777" w:rsidTr="000701DE">
        <w:trPr>
          <w:cantSplit/>
        </w:trPr>
        <w:tc>
          <w:tcPr>
            <w:tcW w:w="985" w:type="dxa"/>
          </w:tcPr>
          <w:p w14:paraId="2851984E" w14:textId="2646BF5C" w:rsidR="00F62A84" w:rsidRPr="00CF30EA" w:rsidRDefault="00F62A84" w:rsidP="00B943EE">
            <w:pPr>
              <w:suppressLineNumbers/>
              <w:spacing w:before="60" w:after="60" w:line="240" w:lineRule="auto"/>
              <w:jc w:val="left"/>
              <w:rPr>
                <w:lang w:val="en-GB"/>
              </w:rPr>
            </w:pPr>
          </w:p>
        </w:tc>
        <w:tc>
          <w:tcPr>
            <w:tcW w:w="1350" w:type="dxa"/>
          </w:tcPr>
          <w:p w14:paraId="5D4CBB21" w14:textId="346F20B6" w:rsidR="00F62A84" w:rsidRPr="00CF30EA" w:rsidRDefault="00F62A84" w:rsidP="00B943EE">
            <w:pPr>
              <w:suppressLineNumbers/>
              <w:spacing w:before="60" w:after="60" w:line="240" w:lineRule="auto"/>
              <w:jc w:val="left"/>
              <w:rPr>
                <w:lang w:val="en-GB"/>
              </w:rPr>
            </w:pPr>
          </w:p>
        </w:tc>
        <w:tc>
          <w:tcPr>
            <w:tcW w:w="1530" w:type="dxa"/>
          </w:tcPr>
          <w:p w14:paraId="63B3D62D" w14:textId="759D73C4" w:rsidR="00F62A84" w:rsidRPr="00CF30EA" w:rsidRDefault="00F62A84" w:rsidP="00B943EE">
            <w:pPr>
              <w:suppressLineNumbers/>
              <w:spacing w:before="60" w:after="60" w:line="240" w:lineRule="auto"/>
              <w:jc w:val="left"/>
              <w:rPr>
                <w:lang w:val="en-GB"/>
              </w:rPr>
            </w:pPr>
          </w:p>
        </w:tc>
        <w:tc>
          <w:tcPr>
            <w:tcW w:w="5151" w:type="dxa"/>
          </w:tcPr>
          <w:p w14:paraId="1171BB6C" w14:textId="7DDBD593" w:rsidR="00F62A84" w:rsidRPr="00CF30EA" w:rsidRDefault="00F62A84" w:rsidP="00B943EE">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48F240D8" w:rsidR="006F16C8" w:rsidRPr="00CF30EA" w:rsidRDefault="006F16C8" w:rsidP="006F16C8">
      <w:pPr>
        <w:pStyle w:val="zzCover"/>
        <w:spacing w:before="360" w:after="120"/>
        <w:jc w:val="center"/>
        <w:rPr>
          <w:bCs/>
          <w:color w:val="auto"/>
          <w:lang w:val="en-GB"/>
        </w:rPr>
      </w:pPr>
      <w:bookmarkStart w:id="122" w:name="_Hlk162627190"/>
      <w:r>
        <w:rPr>
          <w:bCs/>
          <w:color w:val="auto"/>
          <w:lang w:val="en-GB"/>
        </w:rPr>
        <w:t>Summary of Substantive Changes in</w:t>
      </w:r>
      <w:r w:rsidRPr="00CF30EA">
        <w:rPr>
          <w:bCs/>
          <w:color w:val="auto"/>
          <w:lang w:val="en-GB"/>
        </w:rPr>
        <w:t xml:space="preserve"> </w:t>
      </w:r>
      <w:r>
        <w:rPr>
          <w:bCs/>
          <w:color w:val="auto"/>
          <w:lang w:val="en-GB"/>
        </w:rPr>
        <w:t xml:space="preserve">Edition </w:t>
      </w:r>
      <w:proofErr w:type="spellStart"/>
      <w:r w:rsidR="00CE3512">
        <w:rPr>
          <w:bCs/>
          <w:color w:val="auto"/>
          <w:lang w:val="en-GB"/>
        </w:rPr>
        <w:t>x</w:t>
      </w:r>
      <w:r w:rsidR="003B33F1">
        <w:rPr>
          <w:bCs/>
          <w:color w:val="auto"/>
          <w:lang w:val="en-GB"/>
        </w:rPr>
        <w:t>.x</w:t>
      </w:r>
      <w:proofErr w:type="spellEnd"/>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0630640C" w:rsidR="006F16C8" w:rsidRPr="00B63849" w:rsidRDefault="003B33F1" w:rsidP="00861BBF">
            <w:pPr>
              <w:suppressAutoHyphens/>
              <w:spacing w:before="60" w:after="60"/>
              <w:rPr>
                <w:rFonts w:cs="Arial"/>
                <w:lang w:val="en-GB"/>
              </w:rPr>
            </w:pPr>
            <w:r>
              <w:rPr>
                <w:rFonts w:cs="Arial"/>
                <w:lang w:val="en-GB"/>
              </w:rPr>
              <w:t>(To be populated for edition</w:t>
            </w:r>
            <w:r w:rsidR="00CE3512">
              <w:rPr>
                <w:rFonts w:cs="Arial"/>
                <w:lang w:val="en-GB"/>
              </w:rPr>
              <w:t>s</w:t>
            </w:r>
            <w:r>
              <w:rPr>
                <w:rFonts w:cs="Arial"/>
                <w:lang w:val="en-GB"/>
              </w:rPr>
              <w:t xml:space="preserve"> following Edition 1.0.0)</w:t>
            </w:r>
          </w:p>
        </w:tc>
        <w:tc>
          <w:tcPr>
            <w:tcW w:w="1139" w:type="pct"/>
          </w:tcPr>
          <w:p w14:paraId="26F3AF37" w14:textId="73469C46" w:rsidR="006F16C8" w:rsidRPr="00571FE7" w:rsidRDefault="006F16C8" w:rsidP="00710F8D">
            <w:pPr>
              <w:suppressAutoHyphens/>
              <w:spacing w:before="60" w:after="60"/>
              <w:rPr>
                <w:rFonts w:cs="Arial"/>
                <w:bCs/>
                <w:lang w:val="en-GB"/>
              </w:rPr>
            </w:pPr>
          </w:p>
        </w:tc>
      </w:tr>
      <w:tr w:rsidR="00934F23" w:rsidRPr="00B63849" w14:paraId="5291394D" w14:textId="77777777" w:rsidTr="00CE3512">
        <w:trPr>
          <w:cantSplit/>
        </w:trPr>
        <w:tc>
          <w:tcPr>
            <w:tcW w:w="3861" w:type="pct"/>
          </w:tcPr>
          <w:p w14:paraId="2983CD8C" w14:textId="16518239" w:rsidR="00934F23" w:rsidRDefault="00934F23" w:rsidP="00861BBF">
            <w:pPr>
              <w:suppressAutoHyphens/>
              <w:spacing w:before="60" w:after="60"/>
              <w:rPr>
                <w:rFonts w:cs="Arial"/>
                <w:lang w:val="en-GB"/>
              </w:rPr>
            </w:pPr>
          </w:p>
        </w:tc>
        <w:tc>
          <w:tcPr>
            <w:tcW w:w="1139" w:type="pct"/>
          </w:tcPr>
          <w:p w14:paraId="4071387F" w14:textId="75E96841" w:rsidR="00934F23" w:rsidRPr="00571FE7" w:rsidRDefault="00934F23" w:rsidP="00710F8D">
            <w:pPr>
              <w:suppressAutoHyphens/>
              <w:spacing w:before="60" w:after="60"/>
              <w:rPr>
                <w:rFonts w:cs="Arial"/>
                <w:bCs/>
                <w:lang w:val="en-GB"/>
              </w:rPr>
            </w:pPr>
          </w:p>
        </w:tc>
      </w:tr>
      <w:tr w:rsidR="006F16C8" w:rsidRPr="00B63849" w14:paraId="5A05A525" w14:textId="77777777" w:rsidTr="00CE3512">
        <w:trPr>
          <w:cantSplit/>
        </w:trPr>
        <w:tc>
          <w:tcPr>
            <w:tcW w:w="3861" w:type="pct"/>
          </w:tcPr>
          <w:p w14:paraId="1C31F09A" w14:textId="230D9CFF" w:rsidR="006F16C8" w:rsidRPr="00B63849" w:rsidRDefault="006F16C8" w:rsidP="00861BBF">
            <w:pPr>
              <w:suppressAutoHyphens/>
              <w:spacing w:before="60" w:after="60"/>
              <w:rPr>
                <w:rFonts w:cs="Arial"/>
                <w:lang w:val="en-GB"/>
              </w:rPr>
            </w:pPr>
          </w:p>
        </w:tc>
        <w:tc>
          <w:tcPr>
            <w:tcW w:w="1139" w:type="pct"/>
          </w:tcPr>
          <w:p w14:paraId="42E8049C" w14:textId="5AC06C75" w:rsidR="006F16C8" w:rsidRPr="00571FE7" w:rsidRDefault="006F16C8" w:rsidP="00861BBF">
            <w:pPr>
              <w:suppressAutoHyphens/>
              <w:spacing w:before="60" w:after="60"/>
              <w:rPr>
                <w:rFonts w:cs="Arial"/>
                <w:bCs/>
                <w:lang w:val="en-GB"/>
              </w:rPr>
            </w:pPr>
          </w:p>
        </w:tc>
      </w:tr>
      <w:bookmarkEnd w:id="122"/>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7C5B5D8C" w14:textId="77955056" w:rsidR="008B4D91"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179556251" w:history="1">
        <w:r w:rsidR="008B4D91" w:rsidRPr="00102706">
          <w:rPr>
            <w:rStyle w:val="Hyperlink"/>
          </w:rPr>
          <w:t>1</w:t>
        </w:r>
        <w:r w:rsidR="008B4D91">
          <w:rPr>
            <w:rFonts w:asciiTheme="minorHAnsi" w:eastAsiaTheme="minorEastAsia" w:hAnsiTheme="minorHAnsi" w:cstheme="minorBidi"/>
            <w:b w:val="0"/>
            <w:kern w:val="2"/>
            <w:sz w:val="24"/>
            <w:szCs w:val="24"/>
            <w:lang w:val="en-US" w:eastAsia="en-US"/>
            <w14:ligatures w14:val="standardContextual"/>
          </w:rPr>
          <w:tab/>
        </w:r>
        <w:r w:rsidR="008B4D91" w:rsidRPr="00102706">
          <w:rPr>
            <w:rStyle w:val="Hyperlink"/>
          </w:rPr>
          <w:t>Introduction</w:t>
        </w:r>
        <w:r w:rsidR="008B4D91">
          <w:rPr>
            <w:webHidden/>
          </w:rPr>
          <w:tab/>
        </w:r>
        <w:r w:rsidR="008B4D91">
          <w:rPr>
            <w:webHidden/>
          </w:rPr>
          <w:fldChar w:fldCharType="begin"/>
        </w:r>
        <w:r w:rsidR="008B4D91">
          <w:rPr>
            <w:webHidden/>
          </w:rPr>
          <w:instrText xml:space="preserve"> PAGEREF _Toc179556251 \h </w:instrText>
        </w:r>
        <w:r w:rsidR="008B4D91">
          <w:rPr>
            <w:webHidden/>
          </w:rPr>
        </w:r>
        <w:r w:rsidR="008B4D91">
          <w:rPr>
            <w:webHidden/>
          </w:rPr>
          <w:fldChar w:fldCharType="separate"/>
        </w:r>
        <w:r w:rsidR="008B4D91">
          <w:rPr>
            <w:webHidden/>
          </w:rPr>
          <w:t>1</w:t>
        </w:r>
        <w:r w:rsidR="008B4D91">
          <w:rPr>
            <w:webHidden/>
          </w:rPr>
          <w:fldChar w:fldCharType="end"/>
        </w:r>
      </w:hyperlink>
    </w:p>
    <w:p w14:paraId="5820BC91" w14:textId="18E1D8DA"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2" w:history="1">
        <w:r w:rsidRPr="00102706">
          <w:rPr>
            <w:rStyle w:val="Hyperlink"/>
          </w:rPr>
          <w:t>1.1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Scope</w:t>
        </w:r>
        <w:r>
          <w:rPr>
            <w:webHidden/>
          </w:rPr>
          <w:tab/>
        </w:r>
        <w:r>
          <w:rPr>
            <w:webHidden/>
          </w:rPr>
          <w:fldChar w:fldCharType="begin"/>
        </w:r>
        <w:r>
          <w:rPr>
            <w:webHidden/>
          </w:rPr>
          <w:instrText xml:space="preserve"> PAGEREF _Toc179556252 \h </w:instrText>
        </w:r>
        <w:r>
          <w:rPr>
            <w:webHidden/>
          </w:rPr>
        </w:r>
        <w:r>
          <w:rPr>
            <w:webHidden/>
          </w:rPr>
          <w:fldChar w:fldCharType="separate"/>
        </w:r>
        <w:r>
          <w:rPr>
            <w:webHidden/>
          </w:rPr>
          <w:t>1</w:t>
        </w:r>
        <w:r>
          <w:rPr>
            <w:webHidden/>
          </w:rPr>
          <w:fldChar w:fldCharType="end"/>
        </w:r>
      </w:hyperlink>
    </w:p>
    <w:p w14:paraId="7AEEF87D" w14:textId="3DFF0596"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3" w:history="1">
        <w:r w:rsidRPr="00102706">
          <w:rPr>
            <w:rStyle w:val="Hyperlink"/>
          </w:rPr>
          <w:t>1.2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Conformance</w:t>
        </w:r>
        <w:r>
          <w:rPr>
            <w:webHidden/>
          </w:rPr>
          <w:tab/>
        </w:r>
        <w:r>
          <w:rPr>
            <w:webHidden/>
          </w:rPr>
          <w:fldChar w:fldCharType="begin"/>
        </w:r>
        <w:r>
          <w:rPr>
            <w:webHidden/>
          </w:rPr>
          <w:instrText xml:space="preserve"> PAGEREF _Toc179556253 \h </w:instrText>
        </w:r>
        <w:r>
          <w:rPr>
            <w:webHidden/>
          </w:rPr>
        </w:r>
        <w:r>
          <w:rPr>
            <w:webHidden/>
          </w:rPr>
          <w:fldChar w:fldCharType="separate"/>
        </w:r>
        <w:r>
          <w:rPr>
            <w:webHidden/>
          </w:rPr>
          <w:t>1</w:t>
        </w:r>
        <w:r>
          <w:rPr>
            <w:webHidden/>
          </w:rPr>
          <w:fldChar w:fldCharType="end"/>
        </w:r>
      </w:hyperlink>
    </w:p>
    <w:p w14:paraId="3CBFD03E" w14:textId="1CA59EEA"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4" w:history="1">
        <w:r w:rsidRPr="00102706">
          <w:rPr>
            <w:rStyle w:val="Hyperlink"/>
          </w:rPr>
          <w:t>1.3</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References</w:t>
        </w:r>
        <w:r>
          <w:rPr>
            <w:webHidden/>
          </w:rPr>
          <w:tab/>
        </w:r>
        <w:r>
          <w:rPr>
            <w:webHidden/>
          </w:rPr>
          <w:fldChar w:fldCharType="begin"/>
        </w:r>
        <w:r>
          <w:rPr>
            <w:webHidden/>
          </w:rPr>
          <w:instrText xml:space="preserve"> PAGEREF _Toc179556254 \h </w:instrText>
        </w:r>
        <w:r>
          <w:rPr>
            <w:webHidden/>
          </w:rPr>
        </w:r>
        <w:r>
          <w:rPr>
            <w:webHidden/>
          </w:rPr>
          <w:fldChar w:fldCharType="separate"/>
        </w:r>
        <w:r>
          <w:rPr>
            <w:webHidden/>
          </w:rPr>
          <w:t>1</w:t>
        </w:r>
        <w:r>
          <w:rPr>
            <w:webHidden/>
          </w:rPr>
          <w:fldChar w:fldCharType="end"/>
        </w:r>
      </w:hyperlink>
    </w:p>
    <w:p w14:paraId="25A4A5AE" w14:textId="48922D32"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5" w:history="1">
        <w:r w:rsidRPr="00102706">
          <w:rPr>
            <w:rStyle w:val="Hyperlink"/>
          </w:rPr>
          <w:t>1.3.1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Normative references</w:t>
        </w:r>
        <w:r>
          <w:rPr>
            <w:webHidden/>
          </w:rPr>
          <w:tab/>
        </w:r>
        <w:r>
          <w:rPr>
            <w:webHidden/>
          </w:rPr>
          <w:fldChar w:fldCharType="begin"/>
        </w:r>
        <w:r>
          <w:rPr>
            <w:webHidden/>
          </w:rPr>
          <w:instrText xml:space="preserve"> PAGEREF _Toc179556255 \h </w:instrText>
        </w:r>
        <w:r>
          <w:rPr>
            <w:webHidden/>
          </w:rPr>
        </w:r>
        <w:r>
          <w:rPr>
            <w:webHidden/>
          </w:rPr>
          <w:fldChar w:fldCharType="separate"/>
        </w:r>
        <w:r>
          <w:rPr>
            <w:webHidden/>
          </w:rPr>
          <w:t>1</w:t>
        </w:r>
        <w:r>
          <w:rPr>
            <w:webHidden/>
          </w:rPr>
          <w:fldChar w:fldCharType="end"/>
        </w:r>
      </w:hyperlink>
    </w:p>
    <w:p w14:paraId="3874BECE" w14:textId="5B2E3360"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6" w:history="1">
        <w:r w:rsidRPr="00102706">
          <w:rPr>
            <w:rStyle w:val="Hyperlink"/>
          </w:rPr>
          <w:t>1.3.2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Informative references</w:t>
        </w:r>
        <w:r>
          <w:rPr>
            <w:webHidden/>
          </w:rPr>
          <w:tab/>
        </w:r>
        <w:r>
          <w:rPr>
            <w:webHidden/>
          </w:rPr>
          <w:fldChar w:fldCharType="begin"/>
        </w:r>
        <w:r>
          <w:rPr>
            <w:webHidden/>
          </w:rPr>
          <w:instrText xml:space="preserve"> PAGEREF _Toc179556256 \h </w:instrText>
        </w:r>
        <w:r>
          <w:rPr>
            <w:webHidden/>
          </w:rPr>
        </w:r>
        <w:r>
          <w:rPr>
            <w:webHidden/>
          </w:rPr>
          <w:fldChar w:fldCharType="separate"/>
        </w:r>
        <w:r>
          <w:rPr>
            <w:webHidden/>
          </w:rPr>
          <w:t>1</w:t>
        </w:r>
        <w:r>
          <w:rPr>
            <w:webHidden/>
          </w:rPr>
          <w:fldChar w:fldCharType="end"/>
        </w:r>
      </w:hyperlink>
    </w:p>
    <w:p w14:paraId="71C8C052" w14:textId="7E081600"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57" w:history="1">
        <w:r w:rsidRPr="00102706">
          <w:rPr>
            <w:rStyle w:val="Hyperlink"/>
          </w:rPr>
          <w:t>1.4</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Terms, definitions and abbreviations</w:t>
        </w:r>
        <w:r>
          <w:rPr>
            <w:webHidden/>
          </w:rPr>
          <w:tab/>
        </w:r>
        <w:r>
          <w:rPr>
            <w:webHidden/>
          </w:rPr>
          <w:fldChar w:fldCharType="begin"/>
        </w:r>
        <w:r>
          <w:rPr>
            <w:webHidden/>
          </w:rPr>
          <w:instrText xml:space="preserve"> PAGEREF _Toc179556257 \h </w:instrText>
        </w:r>
        <w:r>
          <w:rPr>
            <w:webHidden/>
          </w:rPr>
        </w:r>
        <w:r>
          <w:rPr>
            <w:webHidden/>
          </w:rPr>
          <w:fldChar w:fldCharType="separate"/>
        </w:r>
        <w:r>
          <w:rPr>
            <w:webHidden/>
          </w:rPr>
          <w:t>2</w:t>
        </w:r>
        <w:r>
          <w:rPr>
            <w:webHidden/>
          </w:rPr>
          <w:fldChar w:fldCharType="end"/>
        </w:r>
      </w:hyperlink>
    </w:p>
    <w:p w14:paraId="3D8701AD" w14:textId="4C97ABD5"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8" w:history="1">
        <w:r w:rsidRPr="00102706">
          <w:rPr>
            <w:rStyle w:val="Hyperlink"/>
          </w:rPr>
          <w:t>1.4.1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Terms and definitions</w:t>
        </w:r>
        <w:r>
          <w:rPr>
            <w:webHidden/>
          </w:rPr>
          <w:tab/>
        </w:r>
        <w:r>
          <w:rPr>
            <w:webHidden/>
          </w:rPr>
          <w:fldChar w:fldCharType="begin"/>
        </w:r>
        <w:r>
          <w:rPr>
            <w:webHidden/>
          </w:rPr>
          <w:instrText xml:space="preserve"> PAGEREF _Toc179556258 \h </w:instrText>
        </w:r>
        <w:r>
          <w:rPr>
            <w:webHidden/>
          </w:rPr>
        </w:r>
        <w:r>
          <w:rPr>
            <w:webHidden/>
          </w:rPr>
          <w:fldChar w:fldCharType="separate"/>
        </w:r>
        <w:r>
          <w:rPr>
            <w:webHidden/>
          </w:rPr>
          <w:t>2</w:t>
        </w:r>
        <w:r>
          <w:rPr>
            <w:webHidden/>
          </w:rPr>
          <w:fldChar w:fldCharType="end"/>
        </w:r>
      </w:hyperlink>
    </w:p>
    <w:p w14:paraId="7F58154C" w14:textId="03150483"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59" w:history="1">
        <w:r w:rsidRPr="00102706">
          <w:rPr>
            <w:rStyle w:val="Hyperlink"/>
          </w:rPr>
          <w:t>1.4.2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Abbreviations</w:t>
        </w:r>
        <w:r>
          <w:rPr>
            <w:webHidden/>
          </w:rPr>
          <w:tab/>
        </w:r>
        <w:r>
          <w:rPr>
            <w:webHidden/>
          </w:rPr>
          <w:fldChar w:fldCharType="begin"/>
        </w:r>
        <w:r>
          <w:rPr>
            <w:webHidden/>
          </w:rPr>
          <w:instrText xml:space="preserve"> PAGEREF _Toc179556259 \h </w:instrText>
        </w:r>
        <w:r>
          <w:rPr>
            <w:webHidden/>
          </w:rPr>
        </w:r>
        <w:r>
          <w:rPr>
            <w:webHidden/>
          </w:rPr>
          <w:fldChar w:fldCharType="separate"/>
        </w:r>
        <w:r>
          <w:rPr>
            <w:webHidden/>
          </w:rPr>
          <w:t>3</w:t>
        </w:r>
        <w:r>
          <w:rPr>
            <w:webHidden/>
          </w:rPr>
          <w:fldChar w:fldCharType="end"/>
        </w:r>
      </w:hyperlink>
    </w:p>
    <w:p w14:paraId="71360170" w14:textId="51C01073"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0" w:history="1">
        <w:r w:rsidRPr="00102706">
          <w:rPr>
            <w:rStyle w:val="Hyperlink"/>
          </w:rPr>
          <w:t>1.4.3</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Symbols</w:t>
        </w:r>
        <w:r>
          <w:rPr>
            <w:webHidden/>
          </w:rPr>
          <w:tab/>
        </w:r>
        <w:r>
          <w:rPr>
            <w:webHidden/>
          </w:rPr>
          <w:fldChar w:fldCharType="begin"/>
        </w:r>
        <w:r>
          <w:rPr>
            <w:webHidden/>
          </w:rPr>
          <w:instrText xml:space="preserve"> PAGEREF _Toc179556260 \h </w:instrText>
        </w:r>
        <w:r>
          <w:rPr>
            <w:webHidden/>
          </w:rPr>
        </w:r>
        <w:r>
          <w:rPr>
            <w:webHidden/>
          </w:rPr>
          <w:fldChar w:fldCharType="separate"/>
        </w:r>
        <w:r>
          <w:rPr>
            <w:webHidden/>
          </w:rPr>
          <w:t>3</w:t>
        </w:r>
        <w:r>
          <w:rPr>
            <w:webHidden/>
          </w:rPr>
          <w:fldChar w:fldCharType="end"/>
        </w:r>
      </w:hyperlink>
    </w:p>
    <w:p w14:paraId="3FE21734" w14:textId="58ABB04A"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1" w:history="1">
        <w:r w:rsidRPr="00102706">
          <w:rPr>
            <w:rStyle w:val="Hyperlink"/>
          </w:rPr>
          <w:t>1.5</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Use of language</w:t>
        </w:r>
        <w:r>
          <w:rPr>
            <w:webHidden/>
          </w:rPr>
          <w:tab/>
        </w:r>
        <w:r>
          <w:rPr>
            <w:webHidden/>
          </w:rPr>
          <w:fldChar w:fldCharType="begin"/>
        </w:r>
        <w:r>
          <w:rPr>
            <w:webHidden/>
          </w:rPr>
          <w:instrText xml:space="preserve"> PAGEREF _Toc179556261 \h </w:instrText>
        </w:r>
        <w:r>
          <w:rPr>
            <w:webHidden/>
          </w:rPr>
        </w:r>
        <w:r>
          <w:rPr>
            <w:webHidden/>
          </w:rPr>
          <w:fldChar w:fldCharType="separate"/>
        </w:r>
        <w:r>
          <w:rPr>
            <w:webHidden/>
          </w:rPr>
          <w:t>3</w:t>
        </w:r>
        <w:r>
          <w:rPr>
            <w:webHidden/>
          </w:rPr>
          <w:fldChar w:fldCharType="end"/>
        </w:r>
      </w:hyperlink>
    </w:p>
    <w:p w14:paraId="5FA106EC" w14:textId="76397BDF"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2" w:history="1">
        <w:r w:rsidRPr="00102706">
          <w:rPr>
            <w:rStyle w:val="Hyperlink"/>
          </w:rPr>
          <w:t>1.6</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General description</w:t>
        </w:r>
        <w:r>
          <w:rPr>
            <w:webHidden/>
          </w:rPr>
          <w:tab/>
        </w:r>
        <w:r>
          <w:rPr>
            <w:webHidden/>
          </w:rPr>
          <w:fldChar w:fldCharType="begin"/>
        </w:r>
        <w:r>
          <w:rPr>
            <w:webHidden/>
          </w:rPr>
          <w:instrText xml:space="preserve"> PAGEREF _Toc179556262 \h </w:instrText>
        </w:r>
        <w:r>
          <w:rPr>
            <w:webHidden/>
          </w:rPr>
        </w:r>
        <w:r>
          <w:rPr>
            <w:webHidden/>
          </w:rPr>
          <w:fldChar w:fldCharType="separate"/>
        </w:r>
        <w:r>
          <w:rPr>
            <w:webHidden/>
          </w:rPr>
          <w:t>3</w:t>
        </w:r>
        <w:r>
          <w:rPr>
            <w:webHidden/>
          </w:rPr>
          <w:fldChar w:fldCharType="end"/>
        </w:r>
      </w:hyperlink>
    </w:p>
    <w:p w14:paraId="3F936E31" w14:textId="15DAF3C3"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63" w:history="1">
        <w:r w:rsidRPr="00102706">
          <w:rPr>
            <w:rStyle w:val="Hyperlink"/>
          </w:rPr>
          <w:t>1.7</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metadata and maintenance</w:t>
        </w:r>
        <w:r>
          <w:rPr>
            <w:webHidden/>
          </w:rPr>
          <w:tab/>
        </w:r>
        <w:r>
          <w:rPr>
            <w:webHidden/>
          </w:rPr>
          <w:fldChar w:fldCharType="begin"/>
        </w:r>
        <w:r>
          <w:rPr>
            <w:webHidden/>
          </w:rPr>
          <w:instrText xml:space="preserve"> PAGEREF _Toc179556263 \h </w:instrText>
        </w:r>
        <w:r>
          <w:rPr>
            <w:webHidden/>
          </w:rPr>
        </w:r>
        <w:r>
          <w:rPr>
            <w:webHidden/>
          </w:rPr>
          <w:fldChar w:fldCharType="separate"/>
        </w:r>
        <w:r>
          <w:rPr>
            <w:webHidden/>
          </w:rPr>
          <w:t>3</w:t>
        </w:r>
        <w:r>
          <w:rPr>
            <w:webHidden/>
          </w:rPr>
          <w:fldChar w:fldCharType="end"/>
        </w:r>
      </w:hyperlink>
    </w:p>
    <w:p w14:paraId="15F71B34" w14:textId="71D360F1"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4" w:history="1">
        <w:r w:rsidRPr="00102706">
          <w:rPr>
            <w:rStyle w:val="Hyperlink"/>
          </w:rPr>
          <w:t>1.7.1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metadata</w:t>
        </w:r>
        <w:r>
          <w:rPr>
            <w:webHidden/>
          </w:rPr>
          <w:tab/>
        </w:r>
        <w:r>
          <w:rPr>
            <w:webHidden/>
          </w:rPr>
          <w:fldChar w:fldCharType="begin"/>
        </w:r>
        <w:r>
          <w:rPr>
            <w:webHidden/>
          </w:rPr>
          <w:instrText xml:space="preserve"> PAGEREF _Toc179556264 \h </w:instrText>
        </w:r>
        <w:r>
          <w:rPr>
            <w:webHidden/>
          </w:rPr>
        </w:r>
        <w:r>
          <w:rPr>
            <w:webHidden/>
          </w:rPr>
          <w:fldChar w:fldCharType="separate"/>
        </w:r>
        <w:r>
          <w:rPr>
            <w:webHidden/>
          </w:rPr>
          <w:t>3</w:t>
        </w:r>
        <w:r>
          <w:rPr>
            <w:webHidden/>
          </w:rPr>
          <w:fldChar w:fldCharType="end"/>
        </w:r>
      </w:hyperlink>
    </w:p>
    <w:p w14:paraId="43DB65B8" w14:textId="6C55CF72" w:rsidR="008B4D91" w:rsidRDefault="008B4D91">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179556265" w:history="1">
        <w:r w:rsidRPr="00102706">
          <w:rPr>
            <w:rStyle w:val="Hyperlink"/>
          </w:rPr>
          <w:t>1.7.2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Specification maintenance</w:t>
        </w:r>
        <w:r>
          <w:rPr>
            <w:webHidden/>
          </w:rPr>
          <w:tab/>
        </w:r>
        <w:r>
          <w:rPr>
            <w:webHidden/>
          </w:rPr>
          <w:fldChar w:fldCharType="begin"/>
        </w:r>
        <w:r>
          <w:rPr>
            <w:webHidden/>
          </w:rPr>
          <w:instrText xml:space="preserve"> PAGEREF _Toc179556265 \h </w:instrText>
        </w:r>
        <w:r>
          <w:rPr>
            <w:webHidden/>
          </w:rPr>
        </w:r>
        <w:r>
          <w:rPr>
            <w:webHidden/>
          </w:rPr>
          <w:fldChar w:fldCharType="separate"/>
        </w:r>
        <w:r>
          <w:rPr>
            <w:webHidden/>
          </w:rPr>
          <w:t>4</w:t>
        </w:r>
        <w:r>
          <w:rPr>
            <w:webHidden/>
          </w:rPr>
          <w:fldChar w:fldCharType="end"/>
        </w:r>
      </w:hyperlink>
    </w:p>
    <w:p w14:paraId="52DA16CA" w14:textId="47F26844"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66" w:history="1">
        <w:r w:rsidRPr="00102706">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Structure</w:t>
        </w:r>
        <w:r>
          <w:rPr>
            <w:webHidden/>
          </w:rPr>
          <w:tab/>
        </w:r>
        <w:r>
          <w:rPr>
            <w:webHidden/>
          </w:rPr>
          <w:fldChar w:fldCharType="begin"/>
        </w:r>
        <w:r>
          <w:rPr>
            <w:webHidden/>
          </w:rPr>
          <w:instrText xml:space="preserve"> PAGEREF _Toc179556266 \h </w:instrText>
        </w:r>
        <w:r>
          <w:rPr>
            <w:webHidden/>
          </w:rPr>
        </w:r>
        <w:r>
          <w:rPr>
            <w:webHidden/>
          </w:rPr>
          <w:fldChar w:fldCharType="separate"/>
        </w:r>
        <w:r>
          <w:rPr>
            <w:webHidden/>
          </w:rPr>
          <w:t>5</w:t>
        </w:r>
        <w:r>
          <w:rPr>
            <w:webHidden/>
          </w:rPr>
          <w:fldChar w:fldCharType="end"/>
        </w:r>
      </w:hyperlink>
    </w:p>
    <w:p w14:paraId="13A92026" w14:textId="19B2FD54"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67" w:history="1">
        <w:r w:rsidRPr="00102706">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Syntax</w:t>
        </w:r>
        <w:r>
          <w:rPr>
            <w:webHidden/>
          </w:rPr>
          <w:tab/>
        </w:r>
        <w:r>
          <w:rPr>
            <w:webHidden/>
          </w:rPr>
          <w:fldChar w:fldCharType="begin"/>
        </w:r>
        <w:r>
          <w:rPr>
            <w:webHidden/>
          </w:rPr>
          <w:instrText xml:space="preserve"> PAGEREF _Toc179556267 \h </w:instrText>
        </w:r>
        <w:r>
          <w:rPr>
            <w:webHidden/>
          </w:rPr>
        </w:r>
        <w:r>
          <w:rPr>
            <w:webHidden/>
          </w:rPr>
          <w:fldChar w:fldCharType="separate"/>
        </w:r>
        <w:r>
          <w:rPr>
            <w:webHidden/>
          </w:rPr>
          <w:t>5</w:t>
        </w:r>
        <w:r>
          <w:rPr>
            <w:webHidden/>
          </w:rPr>
          <w:fldChar w:fldCharType="end"/>
        </w:r>
      </w:hyperlink>
    </w:p>
    <w:p w14:paraId="5A430055" w14:textId="0ADA8AD4"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68" w:history="1">
        <w:r w:rsidRPr="00102706">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Organisation</w:t>
        </w:r>
        <w:r>
          <w:rPr>
            <w:webHidden/>
          </w:rPr>
          <w:tab/>
        </w:r>
        <w:r>
          <w:rPr>
            <w:webHidden/>
          </w:rPr>
          <w:fldChar w:fldCharType="begin"/>
        </w:r>
        <w:r>
          <w:rPr>
            <w:webHidden/>
          </w:rPr>
          <w:instrText xml:space="preserve"> PAGEREF _Toc179556268 \h </w:instrText>
        </w:r>
        <w:r>
          <w:rPr>
            <w:webHidden/>
          </w:rPr>
        </w:r>
        <w:r>
          <w:rPr>
            <w:webHidden/>
          </w:rPr>
          <w:fldChar w:fldCharType="separate"/>
        </w:r>
        <w:r>
          <w:rPr>
            <w:webHidden/>
          </w:rPr>
          <w:t>5</w:t>
        </w:r>
        <w:r>
          <w:rPr>
            <w:webHidden/>
          </w:rPr>
          <w:fldChar w:fldCharType="end"/>
        </w:r>
      </w:hyperlink>
    </w:p>
    <w:p w14:paraId="5770B55D" w14:textId="202D1FD7"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69" w:history="1">
        <w:r w:rsidRPr="00102706">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Other Applicable Checks</w:t>
        </w:r>
        <w:r>
          <w:rPr>
            <w:webHidden/>
          </w:rPr>
          <w:tab/>
        </w:r>
        <w:r>
          <w:rPr>
            <w:webHidden/>
          </w:rPr>
          <w:fldChar w:fldCharType="begin"/>
        </w:r>
        <w:r>
          <w:rPr>
            <w:webHidden/>
          </w:rPr>
          <w:instrText xml:space="preserve"> PAGEREF _Toc179556269 \h </w:instrText>
        </w:r>
        <w:r>
          <w:rPr>
            <w:webHidden/>
          </w:rPr>
        </w:r>
        <w:r>
          <w:rPr>
            <w:webHidden/>
          </w:rPr>
          <w:fldChar w:fldCharType="separate"/>
        </w:r>
        <w:r>
          <w:rPr>
            <w:webHidden/>
          </w:rPr>
          <w:t>5</w:t>
        </w:r>
        <w:r>
          <w:rPr>
            <w:webHidden/>
          </w:rPr>
          <w:fldChar w:fldCharType="end"/>
        </w:r>
      </w:hyperlink>
    </w:p>
    <w:p w14:paraId="19EA8DA0" w14:textId="1054F37F"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70" w:history="1">
        <w:r w:rsidRPr="00102706">
          <w:rPr>
            <w:rStyle w:val="Hyperlink"/>
          </w:rPr>
          <w:t>5.1</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Generic S-100 checks</w:t>
        </w:r>
        <w:r>
          <w:rPr>
            <w:webHidden/>
          </w:rPr>
          <w:tab/>
        </w:r>
        <w:r>
          <w:rPr>
            <w:webHidden/>
          </w:rPr>
          <w:fldChar w:fldCharType="begin"/>
        </w:r>
        <w:r>
          <w:rPr>
            <w:webHidden/>
          </w:rPr>
          <w:instrText xml:space="preserve"> PAGEREF _Toc179556270 \h </w:instrText>
        </w:r>
        <w:r>
          <w:rPr>
            <w:webHidden/>
          </w:rPr>
        </w:r>
        <w:r>
          <w:rPr>
            <w:webHidden/>
          </w:rPr>
          <w:fldChar w:fldCharType="separate"/>
        </w:r>
        <w:r>
          <w:rPr>
            <w:webHidden/>
          </w:rPr>
          <w:t>5</w:t>
        </w:r>
        <w:r>
          <w:rPr>
            <w:webHidden/>
          </w:rPr>
          <w:fldChar w:fldCharType="end"/>
        </w:r>
      </w:hyperlink>
    </w:p>
    <w:p w14:paraId="5647E89F" w14:textId="5F616AAA" w:rsidR="008B4D91" w:rsidRDefault="008B4D91">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179556271" w:history="1">
        <w:r w:rsidRPr="00102706">
          <w:rPr>
            <w:rStyle w:val="Hyperlink"/>
          </w:rPr>
          <w:t>5.2</w:t>
        </w:r>
        <w:r>
          <w:rPr>
            <w:rFonts w:asciiTheme="minorHAnsi" w:eastAsiaTheme="minorEastAsia" w:hAnsiTheme="minorHAnsi" w:cstheme="minorBidi"/>
            <w:kern w:val="2"/>
            <w:sz w:val="24"/>
            <w:szCs w:val="24"/>
            <w:lang w:val="en-US" w:eastAsia="en-US"/>
            <w14:ligatures w14:val="standardContextual"/>
          </w:rPr>
          <w:tab/>
        </w:r>
        <w:r w:rsidRPr="00102706">
          <w:rPr>
            <w:rStyle w:val="Hyperlink"/>
          </w:rPr>
          <w:t>Interoperability checks</w:t>
        </w:r>
        <w:r>
          <w:rPr>
            <w:webHidden/>
          </w:rPr>
          <w:tab/>
        </w:r>
        <w:r>
          <w:rPr>
            <w:webHidden/>
          </w:rPr>
          <w:fldChar w:fldCharType="begin"/>
        </w:r>
        <w:r>
          <w:rPr>
            <w:webHidden/>
          </w:rPr>
          <w:instrText xml:space="preserve"> PAGEREF _Toc179556271 \h </w:instrText>
        </w:r>
        <w:r>
          <w:rPr>
            <w:webHidden/>
          </w:rPr>
        </w:r>
        <w:r>
          <w:rPr>
            <w:webHidden/>
          </w:rPr>
          <w:fldChar w:fldCharType="separate"/>
        </w:r>
        <w:r>
          <w:rPr>
            <w:webHidden/>
          </w:rPr>
          <w:t>6</w:t>
        </w:r>
        <w:r>
          <w:rPr>
            <w:webHidden/>
          </w:rPr>
          <w:fldChar w:fldCharType="end"/>
        </w:r>
      </w:hyperlink>
    </w:p>
    <w:p w14:paraId="1FB41021" w14:textId="5177D78A"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72" w:history="1">
        <w:r w:rsidRPr="00102706">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Application Sequence</w:t>
        </w:r>
        <w:r>
          <w:rPr>
            <w:webHidden/>
          </w:rPr>
          <w:tab/>
        </w:r>
        <w:r>
          <w:rPr>
            <w:webHidden/>
          </w:rPr>
          <w:fldChar w:fldCharType="begin"/>
        </w:r>
        <w:r>
          <w:rPr>
            <w:webHidden/>
          </w:rPr>
          <w:instrText xml:space="preserve"> PAGEREF _Toc179556272 \h </w:instrText>
        </w:r>
        <w:r>
          <w:rPr>
            <w:webHidden/>
          </w:rPr>
        </w:r>
        <w:r>
          <w:rPr>
            <w:webHidden/>
          </w:rPr>
          <w:fldChar w:fldCharType="separate"/>
        </w:r>
        <w:r>
          <w:rPr>
            <w:webHidden/>
          </w:rPr>
          <w:t>6</w:t>
        </w:r>
        <w:r>
          <w:rPr>
            <w:webHidden/>
          </w:rPr>
          <w:fldChar w:fldCharType="end"/>
        </w:r>
      </w:hyperlink>
    </w:p>
    <w:p w14:paraId="59DB78D6" w14:textId="2FF79512"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73" w:history="1">
        <w:r w:rsidRPr="00102706">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Check Classification</w:t>
        </w:r>
        <w:r>
          <w:rPr>
            <w:webHidden/>
          </w:rPr>
          <w:tab/>
        </w:r>
        <w:r>
          <w:rPr>
            <w:webHidden/>
          </w:rPr>
          <w:fldChar w:fldCharType="begin"/>
        </w:r>
        <w:r>
          <w:rPr>
            <w:webHidden/>
          </w:rPr>
          <w:instrText xml:space="preserve"> PAGEREF _Toc179556273 \h </w:instrText>
        </w:r>
        <w:r>
          <w:rPr>
            <w:webHidden/>
          </w:rPr>
        </w:r>
        <w:r>
          <w:rPr>
            <w:webHidden/>
          </w:rPr>
          <w:fldChar w:fldCharType="separate"/>
        </w:r>
        <w:r>
          <w:rPr>
            <w:webHidden/>
          </w:rPr>
          <w:t>7</w:t>
        </w:r>
        <w:r>
          <w:rPr>
            <w:webHidden/>
          </w:rPr>
          <w:fldChar w:fldCharType="end"/>
        </w:r>
      </w:hyperlink>
    </w:p>
    <w:p w14:paraId="53B78215" w14:textId="5A4449DD"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74" w:history="1">
        <w:r w:rsidRPr="00102706">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Geometry and Spatial Operators</w:t>
        </w:r>
        <w:r>
          <w:rPr>
            <w:webHidden/>
          </w:rPr>
          <w:tab/>
        </w:r>
        <w:r>
          <w:rPr>
            <w:webHidden/>
          </w:rPr>
          <w:fldChar w:fldCharType="begin"/>
        </w:r>
        <w:r>
          <w:rPr>
            <w:webHidden/>
          </w:rPr>
          <w:instrText xml:space="preserve"> PAGEREF _Toc179556274 \h </w:instrText>
        </w:r>
        <w:r>
          <w:rPr>
            <w:webHidden/>
          </w:rPr>
        </w:r>
        <w:r>
          <w:rPr>
            <w:webHidden/>
          </w:rPr>
          <w:fldChar w:fldCharType="separate"/>
        </w:r>
        <w:r>
          <w:rPr>
            <w:webHidden/>
          </w:rPr>
          <w:t>7</w:t>
        </w:r>
        <w:r>
          <w:rPr>
            <w:webHidden/>
          </w:rPr>
          <w:fldChar w:fldCharType="end"/>
        </w:r>
      </w:hyperlink>
    </w:p>
    <w:p w14:paraId="42063F63" w14:textId="55994817" w:rsidR="008B4D91" w:rsidRDefault="008B4D91">
      <w:pPr>
        <w:pStyle w:val="TOC1"/>
        <w:rPr>
          <w:rFonts w:asciiTheme="minorHAnsi" w:eastAsiaTheme="minorEastAsia" w:hAnsiTheme="minorHAnsi" w:cstheme="minorBidi"/>
          <w:b w:val="0"/>
          <w:kern w:val="2"/>
          <w:sz w:val="24"/>
          <w:szCs w:val="24"/>
          <w:lang w:val="en-US" w:eastAsia="en-US"/>
          <w14:ligatures w14:val="standardContextual"/>
        </w:rPr>
      </w:pPr>
      <w:hyperlink w:anchor="_Toc179556275" w:history="1">
        <w:r w:rsidRPr="00102706">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102706">
          <w:rPr>
            <w:rStyle w:val="Hyperlink"/>
          </w:rPr>
          <w:t>Other Components of this Specification</w:t>
        </w:r>
        <w:r>
          <w:rPr>
            <w:webHidden/>
          </w:rPr>
          <w:tab/>
        </w:r>
        <w:r>
          <w:rPr>
            <w:webHidden/>
          </w:rPr>
          <w:fldChar w:fldCharType="begin"/>
        </w:r>
        <w:r>
          <w:rPr>
            <w:webHidden/>
          </w:rPr>
          <w:instrText xml:space="preserve"> PAGEREF _Toc179556275 \h </w:instrText>
        </w:r>
        <w:r>
          <w:rPr>
            <w:webHidden/>
          </w:rPr>
        </w:r>
        <w:r>
          <w:rPr>
            <w:webHidden/>
          </w:rPr>
          <w:fldChar w:fldCharType="separate"/>
        </w:r>
        <w:r>
          <w:rPr>
            <w:webHidden/>
          </w:rPr>
          <w:t>7</w:t>
        </w:r>
        <w:r>
          <w:rPr>
            <w:webHidden/>
          </w:rPr>
          <w:fldChar w:fldCharType="end"/>
        </w:r>
      </w:hyperlink>
    </w:p>
    <w:p w14:paraId="5CFB76EA" w14:textId="04BA980E"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Heading1"/>
        <w:tabs>
          <w:tab w:val="clear" w:pos="400"/>
        </w:tabs>
        <w:spacing w:before="120" w:after="200" w:line="240" w:lineRule="auto"/>
        <w:ind w:left="567" w:hanging="567"/>
        <w:rPr>
          <w:lang w:val="en-GB"/>
        </w:rPr>
      </w:pPr>
      <w:bookmarkStart w:id="131" w:name="_Toc179556251"/>
      <w:r>
        <w:rPr>
          <w:lang w:val="en-GB"/>
        </w:rPr>
        <w:lastRenderedPageBreak/>
        <w:t>Introduction</w:t>
      </w:r>
      <w:bookmarkEnd w:id="131"/>
    </w:p>
    <w:p w14:paraId="63BB43CF" w14:textId="12820AD0"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754555">
        <w:rPr>
          <w:lang w:val="en-GB"/>
        </w:rPr>
        <w:t>S-</w:t>
      </w:r>
      <w:r w:rsidR="00215A58">
        <w:rPr>
          <w:lang w:val="en-GB"/>
        </w:rPr>
        <w:t>12</w:t>
      </w:r>
      <w:r w:rsidR="008A6C75">
        <w:rPr>
          <w:lang w:val="en-GB"/>
        </w:rPr>
        <w:t>4</w:t>
      </w:r>
      <w:r w:rsidR="00754555">
        <w:rPr>
          <w:lang w:val="en-GB"/>
        </w:rPr>
        <w:t xml:space="preserve"> </w:t>
      </w:r>
      <w:r w:rsidR="008A6C75">
        <w:rPr>
          <w:lang w:val="en-GB"/>
        </w:rPr>
        <w:t>Navigational Warnings</w:t>
      </w:r>
      <w:r w:rsidR="00754555">
        <w:rPr>
          <w:lang w:val="en-GB"/>
        </w:rPr>
        <w:t xml:space="preserve"> (</w:t>
      </w:r>
      <w:r w:rsidR="008A6C75">
        <w:rPr>
          <w:lang w:val="en-GB"/>
        </w:rPr>
        <w:t>NAVWARN</w:t>
      </w:r>
      <w:r w:rsidR="00754555">
        <w:rPr>
          <w:lang w:val="en-GB"/>
        </w:rPr>
        <w:t>)</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w:t>
      </w:r>
      <w:ins w:id="132" w:author="Stacy Timothy -Ed- E Jr NGA-SFHPQ USA CIV [2]" w:date="2026-06-16T14:55:00Z" w16du:dateUtc="2026-06-16T18:55:00Z">
        <w:r w:rsidR="00F62A84">
          <w:rPr>
            <w:lang w:val="en-GB"/>
          </w:rPr>
          <w:t xml:space="preserve"> in order to ensure conf</w:t>
        </w:r>
      </w:ins>
      <w:ins w:id="133" w:author="Stacy Timothy -Ed- E Jr NGA-SFHPQ USA CIV [2]" w:date="2026-06-16T14:56:00Z" w16du:dateUtc="2026-06-16T18:56:00Z">
        <w:r w:rsidR="00F62A84">
          <w:rPr>
            <w:lang w:val="en-GB"/>
          </w:rPr>
          <w:t>ormance of S-124 datasets and exchange sets with requirements specified in the S-124 Product Specification</w:t>
        </w:r>
      </w:ins>
      <w:r w:rsidRPr="00236539">
        <w:rPr>
          <w:lang w:val="en-GB"/>
        </w:rPr>
        <w:t xml:space="preserve">. </w:t>
      </w:r>
      <w:del w:id="134" w:author="Stacy Timothy -Ed- E Jr NGA-SFHPQ USA CIV [2]" w:date="2026-06-16T14:56:00Z" w16du:dateUtc="2026-06-16T18:56:00Z">
        <w:r w:rsidDel="00F62A84">
          <w:rPr>
            <w:lang w:val="en-GB"/>
          </w:rPr>
          <w:delText>Validation</w:delText>
        </w:r>
        <w:r w:rsidRPr="00236539" w:rsidDel="00F62A84">
          <w:rPr>
            <w:lang w:val="en-GB"/>
          </w:rPr>
          <w:delText xml:space="preserve"> software </w:delText>
        </w:r>
        <w:r w:rsidR="00754555" w:rsidDel="00F62A84">
          <w:rPr>
            <w:lang w:val="en-GB"/>
          </w:rPr>
          <w:delText>is</w:delText>
        </w:r>
        <w:r w:rsidRPr="00236539" w:rsidDel="00F62A84">
          <w:rPr>
            <w:lang w:val="en-GB"/>
          </w:rPr>
          <w:delText xml:space="preserve"> used </w:delText>
        </w:r>
        <w:r w:rsidR="00754555" w:rsidDel="00F62A84">
          <w:rPr>
            <w:lang w:val="en-GB"/>
          </w:rPr>
          <w:delText>to</w:delText>
        </w:r>
        <w:r w:rsidRPr="00236539" w:rsidDel="00F62A84">
          <w:rPr>
            <w:lang w:val="en-GB"/>
          </w:rPr>
          <w:delText xml:space="preserve"> ensure that </w:delText>
        </w:r>
        <w:r w:rsidDel="00F62A84">
          <w:rPr>
            <w:lang w:val="en-GB"/>
          </w:rPr>
          <w:delText>S-1</w:delText>
        </w:r>
        <w:r w:rsidR="00215A58" w:rsidDel="00F62A84">
          <w:rPr>
            <w:lang w:val="en-GB"/>
          </w:rPr>
          <w:delText>2</w:delText>
        </w:r>
        <w:r w:rsidR="008A6C75" w:rsidDel="00F62A84">
          <w:rPr>
            <w:lang w:val="en-GB"/>
          </w:rPr>
          <w:delText>4</w:delText>
        </w:r>
        <w:r w:rsidDel="00F62A84">
          <w:rPr>
            <w:lang w:val="en-GB"/>
          </w:rPr>
          <w:delText xml:space="preserve"> </w:delText>
        </w:r>
        <w:r w:rsidR="008A6C75" w:rsidDel="00F62A84">
          <w:rPr>
            <w:lang w:val="en-GB"/>
          </w:rPr>
          <w:delText>NAVWARN</w:delText>
        </w:r>
        <w:r w:rsidR="008A6C75" w:rsidRPr="00236539" w:rsidDel="00F62A84">
          <w:rPr>
            <w:lang w:val="en-GB"/>
          </w:rPr>
          <w:delText xml:space="preserve"> </w:delText>
        </w:r>
        <w:r w:rsidRPr="00236539" w:rsidDel="00F62A84">
          <w:rPr>
            <w:lang w:val="en-GB"/>
          </w:rPr>
          <w:delText xml:space="preserve">data are compliant with the </w:delText>
        </w:r>
        <w:r w:rsidR="00757F2D" w:rsidDel="00F62A84">
          <w:rPr>
            <w:lang w:val="en-GB"/>
          </w:rPr>
          <w:delText>S-124</w:delText>
        </w:r>
        <w:r w:rsidRPr="00236539" w:rsidDel="00F62A84">
          <w:rPr>
            <w:lang w:val="en-GB"/>
          </w:rPr>
          <w:delText xml:space="preserve"> Product Specification. The</w:delText>
        </w:r>
        <w:r w:rsidDel="00F62A84">
          <w:rPr>
            <w:lang w:val="en-GB"/>
          </w:rPr>
          <w:delText xml:space="preserve"> initial</w:delText>
        </w:r>
        <w:r w:rsidRPr="00236539" w:rsidDel="00F62A84">
          <w:rPr>
            <w:lang w:val="en-GB"/>
          </w:rPr>
          <w:delText xml:space="preserve"> </w:delText>
        </w:r>
        <w:r w:rsidDel="00F62A84">
          <w:rPr>
            <w:lang w:val="en-GB"/>
          </w:rPr>
          <w:delText>list of checks</w:delText>
        </w:r>
        <w:r w:rsidR="00754555" w:rsidDel="00F62A84">
          <w:rPr>
            <w:lang w:val="en-GB"/>
          </w:rPr>
          <w:delText xml:space="preserve"> for S-</w:delText>
        </w:r>
        <w:r w:rsidR="00215A58" w:rsidDel="00F62A84">
          <w:rPr>
            <w:lang w:val="en-GB"/>
          </w:rPr>
          <w:delText>12</w:delText>
        </w:r>
        <w:r w:rsidR="008A6C75" w:rsidDel="00F62A84">
          <w:rPr>
            <w:lang w:val="en-GB"/>
          </w:rPr>
          <w:delText>4</w:delText>
        </w:r>
        <w:r w:rsidRPr="00236539" w:rsidDel="00F62A84">
          <w:rPr>
            <w:lang w:val="en-GB"/>
          </w:rPr>
          <w:delText xml:space="preserve"> </w:delText>
        </w:r>
        <w:r w:rsidDel="00F62A84">
          <w:rPr>
            <w:lang w:val="en-GB"/>
          </w:rPr>
          <w:delText>w</w:delText>
        </w:r>
        <w:r w:rsidRPr="00236539" w:rsidDel="00F62A84">
          <w:rPr>
            <w:lang w:val="en-GB"/>
          </w:rPr>
          <w:delText>as compiled</w:delText>
        </w:r>
        <w:r w:rsidDel="00F62A84">
          <w:rPr>
            <w:lang w:val="en-GB"/>
          </w:rPr>
          <w:delText xml:space="preserve"> by the </w:delText>
        </w:r>
        <w:r w:rsidR="001C137B" w:rsidRPr="001C137B" w:rsidDel="00F62A84">
          <w:rPr>
            <w:lang w:val="en-GB"/>
          </w:rPr>
          <w:delText>IHO World-Wide Navigational Warning Service Sub-Committee (WWNWS-SC)</w:delText>
        </w:r>
        <w:r w:rsidR="00754555" w:rsidDel="00F62A84">
          <w:rPr>
            <w:lang w:val="en-GB"/>
          </w:rPr>
          <w:delText>.</w:delText>
        </w:r>
      </w:del>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 xml:space="preserve">are </w:t>
      </w:r>
      <w:proofErr w:type="gramStart"/>
      <w:r w:rsidR="009C7608">
        <w:rPr>
          <w:lang w:val="en-GB"/>
        </w:rPr>
        <w:t>product-specific</w:t>
      </w:r>
      <w:proofErr w:type="gramEnd"/>
      <w:r w:rsidR="009C7608">
        <w:rPr>
          <w:lang w:val="en-GB"/>
        </w:rPr>
        <w:t>.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35" w:name="_Toc126186777"/>
      <w:bookmarkStart w:id="136" w:name="_Toc126241790"/>
      <w:bookmarkStart w:id="137" w:name="_Toc127967165"/>
      <w:bookmarkStart w:id="138" w:name="_Toc127967680"/>
      <w:bookmarkStart w:id="139" w:name="_Toc126186778"/>
      <w:bookmarkStart w:id="140" w:name="_Toc126241791"/>
      <w:bookmarkStart w:id="141" w:name="_Toc127967166"/>
      <w:bookmarkStart w:id="142" w:name="_Toc127967681"/>
      <w:bookmarkStart w:id="143" w:name="_Toc179556252"/>
      <w:bookmarkEnd w:id="135"/>
      <w:bookmarkEnd w:id="136"/>
      <w:bookmarkEnd w:id="137"/>
      <w:bookmarkEnd w:id="138"/>
      <w:bookmarkEnd w:id="139"/>
      <w:bookmarkEnd w:id="140"/>
      <w:bookmarkEnd w:id="141"/>
      <w:bookmarkEnd w:id="142"/>
      <w:r w:rsidRPr="00CF30EA">
        <w:rPr>
          <w:lang w:val="en-GB"/>
        </w:rPr>
        <w:t>Scope</w:t>
      </w:r>
      <w:bookmarkEnd w:id="143"/>
    </w:p>
    <w:p w14:paraId="773E34E4" w14:textId="2D6DF3A1" w:rsidR="009C7608" w:rsidRDefault="00CD7912" w:rsidP="0098512D">
      <w:pPr>
        <w:spacing w:after="120" w:line="240" w:lineRule="auto"/>
        <w:rPr>
          <w:lang w:val="en-GB"/>
        </w:rPr>
      </w:pPr>
      <w:r w:rsidRPr="004A1094">
        <w:rPr>
          <w:lang w:val="en-GB"/>
        </w:rPr>
        <w:t>This document</w:t>
      </w:r>
      <w:r w:rsidR="009756F1" w:rsidRPr="004A1094">
        <w:rPr>
          <w:lang w:val="en-GB"/>
        </w:rPr>
        <w:t>, designated as “S-158</w:t>
      </w:r>
      <w:r w:rsidR="007206C1" w:rsidRPr="004A1094">
        <w:rPr>
          <w:lang w:val="en-GB"/>
        </w:rPr>
        <w:t>:</w:t>
      </w:r>
      <w:r w:rsidR="00215A58" w:rsidRPr="004A1094">
        <w:rPr>
          <w:lang w:val="en-GB"/>
        </w:rPr>
        <w:t>12</w:t>
      </w:r>
      <w:r w:rsidR="00757F2D">
        <w:rPr>
          <w:lang w:val="en-GB"/>
        </w:rPr>
        <w:t>4</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Edition</w:t>
      </w:r>
      <w:del w:id="144" w:author="Stacy Timothy -Ed- E Jr NGA-SFHPQ USA CIV [2]" w:date="2026-06-16T14:57:00Z" w16du:dateUtc="2026-06-16T18:57:00Z">
        <w:r w:rsidR="004A1094" w:rsidDel="00F62A84">
          <w:rPr>
            <w:lang w:val="en-GB"/>
          </w:rPr>
          <w:delText>(s)</w:delText>
        </w:r>
      </w:del>
      <w:r w:rsidR="00754555" w:rsidRPr="004A1094">
        <w:rPr>
          <w:lang w:val="en-GB"/>
        </w:rPr>
        <w:t xml:space="preserve"> </w:t>
      </w:r>
      <w:r w:rsidR="00D9553C" w:rsidRPr="004A1094">
        <w:rPr>
          <w:lang w:val="en-GB"/>
        </w:rPr>
        <w:t>2.0</w:t>
      </w:r>
      <w:r w:rsidR="00754555" w:rsidRPr="004A1094">
        <w:rPr>
          <w:lang w:val="en-GB"/>
        </w:rPr>
        <w:t>.</w:t>
      </w:r>
      <w:del w:id="145" w:author="Stacy Timothy -Ed- E Jr NGA-SFHPQ USA CIV [2]" w:date="2026-06-16T14:57:00Z" w16du:dateUtc="2026-06-16T18:57:00Z">
        <w:r w:rsidR="004A1094" w:rsidRPr="004A1094" w:rsidDel="00F62A84">
          <w:rPr>
            <w:lang w:val="en-GB"/>
          </w:rPr>
          <w:delText>x</w:delText>
        </w:r>
      </w:del>
      <w:ins w:id="146" w:author="Stacy Timothy -Ed- E Jr NGA-SFHPQ USA CIV [2]" w:date="2026-06-16T14:57:00Z" w16du:dateUtc="2026-06-16T18:57:00Z">
        <w:r w:rsidR="00F62A84">
          <w:rPr>
            <w:lang w:val="en-GB"/>
          </w:rPr>
          <w:t>0</w:t>
        </w:r>
      </w:ins>
      <w:r w:rsidR="00754555" w:rsidRPr="004A1094">
        <w:rPr>
          <w:lang w:val="en-GB"/>
        </w:rPr>
        <w:t xml:space="preserve"> of </w:t>
      </w:r>
      <w:r w:rsidR="007206C1" w:rsidRPr="004A1094">
        <w:rPr>
          <w:lang w:val="en-GB"/>
        </w:rPr>
        <w:t xml:space="preserve">the </w:t>
      </w:r>
      <w:r w:rsidR="00757F2D">
        <w:rPr>
          <w:lang w:val="en-GB"/>
        </w:rPr>
        <w:t>S-124</w:t>
      </w:r>
      <w:r w:rsidR="007206C1" w:rsidRPr="004A1094">
        <w:rPr>
          <w:lang w:val="en-GB"/>
        </w:rPr>
        <w:t xml:space="preserve"> (</w:t>
      </w:r>
      <w:r w:rsidR="00757F2D">
        <w:rPr>
          <w:lang w:val="en-GB"/>
        </w:rPr>
        <w:t>Navigational Warnings</w:t>
      </w:r>
      <w:r w:rsidR="007206C1" w:rsidRPr="004A1094">
        <w:rPr>
          <w:lang w:val="en-GB"/>
        </w:rPr>
        <w:t xml:space="preserve">) </w:t>
      </w:r>
      <w:r w:rsidR="00236539" w:rsidRPr="004A1094">
        <w:rPr>
          <w:lang w:val="en-GB"/>
        </w:rPr>
        <w:t>Product Specification</w:t>
      </w:r>
      <w:r w:rsidR="003972F0" w:rsidRPr="004A1094">
        <w:rPr>
          <w:lang w:val="en-GB"/>
        </w:rPr>
        <w:t>.</w:t>
      </w:r>
    </w:p>
    <w:p w14:paraId="1C2AE0B6" w14:textId="266A1E04" w:rsidR="00944041" w:rsidRDefault="00944041" w:rsidP="0098512D">
      <w:pPr>
        <w:spacing w:after="120" w:line="240" w:lineRule="auto"/>
        <w:rPr>
          <w:lang w:val="en-GB"/>
        </w:rPr>
      </w:pPr>
      <w:r>
        <w:rPr>
          <w:lang w:val="en-GB"/>
        </w:rPr>
        <w:t xml:space="preserve">This document specifies product-specific validation checks for both </w:t>
      </w:r>
      <w:r w:rsidR="00757F2D">
        <w:rPr>
          <w:lang w:val="en-GB"/>
        </w:rPr>
        <w:t>S-124</w:t>
      </w:r>
      <w:r>
        <w:rPr>
          <w:lang w:val="en-GB"/>
        </w:rPr>
        <w:t xml:space="preserve"> datasets and exchange sets containing </w:t>
      </w:r>
      <w:r w:rsidR="00757F2D">
        <w:rPr>
          <w:lang w:val="en-GB"/>
        </w:rPr>
        <w:t>S-124</w:t>
      </w:r>
      <w:r>
        <w:rPr>
          <w:lang w:val="en-GB"/>
        </w:rPr>
        <w:t xml:space="preserve"> datasets.</w:t>
      </w:r>
    </w:p>
    <w:p w14:paraId="630B1472" w14:textId="22CD46B7" w:rsidR="009C7608" w:rsidRDefault="009C7608" w:rsidP="0098512D">
      <w:pPr>
        <w:spacing w:after="120" w:line="240" w:lineRule="auto"/>
        <w:rPr>
          <w:lang w:val="en-GB"/>
        </w:rPr>
      </w:pPr>
      <w:r>
        <w:rPr>
          <w:lang w:val="en-GB"/>
        </w:rPr>
        <w:t xml:space="preserve">The checks specified in this document supplement the checks described in Edition 1.0.0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S-158:</w:t>
      </w:r>
      <w:r w:rsidR="00757F2D">
        <w:rPr>
          <w:lang w:val="en-GB"/>
        </w:rPr>
        <w:t>124</w:t>
      </w:r>
      <w:r w:rsidR="00944041">
        <w:rPr>
          <w:lang w:val="en-GB"/>
        </w:rPr>
        <w:t>,</w:t>
      </w:r>
      <w:r>
        <w:rPr>
          <w:lang w:val="en-GB"/>
        </w:rPr>
        <w:t xml:space="preserve"> must be applied to test the validity of </w:t>
      </w:r>
      <w:r w:rsidR="00757F2D">
        <w:rPr>
          <w:lang w:val="en-GB"/>
        </w:rPr>
        <w:t>S-124</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5CCD252A" w14:textId="273EC356" w:rsidR="007C6D08" w:rsidDel="00F62A84" w:rsidRDefault="007C6D08" w:rsidP="0098512D">
      <w:pPr>
        <w:spacing w:after="120" w:line="240" w:lineRule="auto"/>
        <w:rPr>
          <w:del w:id="147" w:author="Stacy Timothy -Ed- E Jr NGA-SFHPQ USA CIV [2]" w:date="2026-06-16T14:59:00Z" w16du:dateUtc="2026-06-16T18:59:00Z"/>
          <w:lang w:val="en-GB"/>
        </w:rPr>
      </w:pPr>
      <w:del w:id="148" w:author="Stacy Timothy -Ed- E Jr NGA-SFHPQ USA CIV [2]" w:date="2026-06-16T14:59:00Z" w16du:dateUtc="2026-06-16T18:59:00Z">
        <w:r w:rsidRPr="007C6D08" w:rsidDel="00F62A84">
          <w:rPr>
            <w:lang w:val="en-GB"/>
          </w:rPr>
          <w:delText xml:space="preserve">The checks </w:delText>
        </w:r>
        <w:r w:rsidDel="00F62A84">
          <w:rPr>
            <w:lang w:val="en-GB"/>
          </w:rPr>
          <w:delText xml:space="preserve">described </w:delText>
        </w:r>
        <w:r w:rsidRPr="007C6D08" w:rsidDel="00F62A84">
          <w:rPr>
            <w:lang w:val="en-GB"/>
          </w:rPr>
          <w:delText>are intended for production systems designed to produce S-124 Navigational Warning datasets. The checks can be administered at any time during the production phase. All checks should be considered as warnings, even though more severe classifications are available, due to the status of the development and lack of experience with system use of S-124 datasets, it is considered premature to classify any checks as error or critical error at this time. All operators and spatial expressions are defined in Annex A.</w:delText>
        </w:r>
      </w:del>
    </w:p>
    <w:p w14:paraId="5A393A41" w14:textId="1E399CB5" w:rsidR="00F62A84" w:rsidRPr="00BF3E18" w:rsidRDefault="00F62A84" w:rsidP="00F62A84">
      <w:pPr>
        <w:spacing w:after="120" w:line="240" w:lineRule="auto"/>
        <w:rPr>
          <w:ins w:id="149" w:author="Stacy Timothy -Ed- E Jr NGA-SFHPQ USA CIV [2]" w:date="2026-06-16T14:59:00Z" w16du:dateUtc="2026-06-16T18:59:00Z"/>
        </w:rPr>
      </w:pPr>
      <w:ins w:id="150" w:author="Stacy Timothy -Ed- E Jr NGA-SFHPQ USA CIV [2]" w:date="2026-06-16T14:59:00Z" w16du:dateUtc="2026-06-16T18:59:00Z">
        <w:r>
          <w:t>The validation checks described in S-158:100, S-158:12</w:t>
        </w:r>
        <w:r>
          <w:t>4</w:t>
        </w:r>
        <w:r>
          <w:t>, and S-158:98 do not cover all aspects of data quality; for example, these validation checks do not test whether encoded values are accurate compared with “ground truth” reality or observed values. These checks only cover adherence to requirements in relevant specifications (S-128, S-100, or S-98) and consistency within datasets, exchange sets, or (for the S-98 checks) with other datasets or data products.</w:t>
        </w:r>
      </w:ins>
    </w:p>
    <w:p w14:paraId="2F680F17" w14:textId="77777777" w:rsidR="00F62A84" w:rsidRPr="00F62A84" w:rsidRDefault="00F62A84" w:rsidP="0098512D">
      <w:pPr>
        <w:spacing w:after="120" w:line="240" w:lineRule="auto"/>
        <w:rPr>
          <w:ins w:id="151" w:author="Stacy Timothy -Ed- E Jr NGA-SFHPQ USA CIV [2]" w:date="2026-06-16T14:59:00Z" w16du:dateUtc="2026-06-16T18:59:00Z"/>
          <w:rPrChange w:id="152" w:author="Stacy Timothy -Ed- E Jr NGA-SFHPQ USA CIV [2]" w:date="2026-06-16T14:59:00Z" w16du:dateUtc="2026-06-16T18:59:00Z">
            <w:rPr>
              <w:ins w:id="153" w:author="Stacy Timothy -Ed- E Jr NGA-SFHPQ USA CIV [2]" w:date="2026-06-16T14:59:00Z" w16du:dateUtc="2026-06-16T18:59:00Z"/>
              <w:lang w:val="en-GB"/>
            </w:rPr>
          </w:rPrChange>
        </w:rPr>
      </w:pPr>
    </w:p>
    <w:p w14:paraId="6983D981" w14:textId="77777777" w:rsidR="007206C1" w:rsidRDefault="007206C1" w:rsidP="007206C1">
      <w:pPr>
        <w:pStyle w:val="Heading2"/>
        <w:rPr>
          <w:lang w:val="en-GB"/>
        </w:rPr>
      </w:pPr>
      <w:bookmarkStart w:id="154" w:name="_Toc179556253"/>
      <w:r>
        <w:rPr>
          <w:lang w:val="en-GB"/>
        </w:rPr>
        <w:t>Conformance</w:t>
      </w:r>
      <w:bookmarkEnd w:id="154"/>
    </w:p>
    <w:p w14:paraId="55B43FA2" w14:textId="22956748" w:rsidR="0098512D" w:rsidRDefault="007206C1" w:rsidP="0098512D">
      <w:pPr>
        <w:spacing w:after="120" w:line="240" w:lineRule="auto"/>
        <w:rPr>
          <w:lang w:val="en-GB"/>
        </w:rPr>
      </w:pPr>
      <w:r>
        <w:rPr>
          <w:lang w:val="en-GB"/>
        </w:rPr>
        <w:t>This</w:t>
      </w:r>
      <w:r w:rsidR="003972F0">
        <w:rPr>
          <w:lang w:val="en-GB"/>
        </w:rPr>
        <w:t xml:space="preserve"> specification </w:t>
      </w:r>
      <w:r>
        <w:rPr>
          <w:lang w:val="en-GB"/>
        </w:rPr>
        <w:t>conforms to Edition 1.0.0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2FD02235" w14:textId="6705F795" w:rsidR="00944041" w:rsidRDefault="00944041" w:rsidP="0098512D">
      <w:pPr>
        <w:spacing w:after="120" w:line="240" w:lineRule="auto"/>
        <w:rPr>
          <w:ins w:id="155" w:author="Raphael Malyankar" w:date="2024-12-04T22:05:00Z" w16du:dateUtc="2024-12-05T05:05:00Z"/>
          <w:lang w:val="en-GB"/>
        </w:rPr>
      </w:pPr>
      <w:r>
        <w:rPr>
          <w:lang w:val="en-GB"/>
        </w:rPr>
        <w:t>The validation checks described herein conform to Edition</w:t>
      </w:r>
      <w:del w:id="156" w:author="Stacy Timothy -Ed- E Jr NGA-SFHPQ USA CIV [2]" w:date="2026-06-16T14:59:00Z" w16du:dateUtc="2026-06-16T18:59:00Z">
        <w:r w:rsidR="004A1094" w:rsidDel="00814C70">
          <w:rPr>
            <w:lang w:val="en-GB"/>
          </w:rPr>
          <w:delText>(s)</w:delText>
        </w:r>
        <w:r w:rsidDel="00814C70">
          <w:rPr>
            <w:lang w:val="en-GB"/>
          </w:rPr>
          <w:delText xml:space="preserve"> </w:delText>
        </w:r>
      </w:del>
      <w:r w:rsidRPr="004A1094">
        <w:rPr>
          <w:lang w:val="en-GB"/>
        </w:rPr>
        <w:t>2.0.</w:t>
      </w:r>
      <w:ins w:id="157" w:author="Stacy Timothy -Ed- E Jr NGA-SFHPQ USA CIV [2]" w:date="2026-06-16T14:59:00Z" w16du:dateUtc="2026-06-16T18:59:00Z">
        <w:r w:rsidR="00814C70">
          <w:rPr>
            <w:lang w:val="en-GB"/>
          </w:rPr>
          <w:t>0</w:t>
        </w:r>
      </w:ins>
      <w:del w:id="158" w:author="Stacy Timothy -Ed- E Jr NGA-SFHPQ USA CIV [2]" w:date="2026-06-16T14:59:00Z" w16du:dateUtc="2026-06-16T18:59:00Z">
        <w:r w:rsidR="004A1094" w:rsidRPr="004A1094" w:rsidDel="00814C70">
          <w:rPr>
            <w:lang w:val="en-GB"/>
          </w:rPr>
          <w:delText>x</w:delText>
        </w:r>
      </w:del>
      <w:r>
        <w:rPr>
          <w:lang w:val="en-GB"/>
        </w:rPr>
        <w:t xml:space="preserve"> of IHO Product Specification </w:t>
      </w:r>
      <w:r w:rsidR="00757F2D">
        <w:rPr>
          <w:lang w:val="en-GB"/>
        </w:rPr>
        <w:t>S-124</w:t>
      </w:r>
      <w:r>
        <w:rPr>
          <w:lang w:val="en-GB"/>
        </w:rPr>
        <w:t xml:space="preserve"> (</w:t>
      </w:r>
      <w:r w:rsidR="00757F2D">
        <w:rPr>
          <w:lang w:val="en-GB"/>
        </w:rPr>
        <w:t>Navigational Warnings</w:t>
      </w:r>
      <w:r>
        <w:rPr>
          <w:lang w:val="en-GB"/>
        </w:rPr>
        <w:t>).</w:t>
      </w:r>
    </w:p>
    <w:p w14:paraId="0D07CAC7" w14:textId="72CDE395" w:rsidR="001400B6" w:rsidDel="00814C70" w:rsidRDefault="001400B6" w:rsidP="0098512D">
      <w:pPr>
        <w:spacing w:after="120" w:line="240" w:lineRule="auto"/>
        <w:rPr>
          <w:del w:id="159" w:author="Stacy Timothy -Ed- E Jr NGA-SFHPQ USA CIV [2]" w:date="2026-06-16T14:59:00Z" w16du:dateUtc="2026-06-16T18:59:00Z"/>
          <w:lang w:val="en-GB"/>
        </w:rPr>
      </w:pPr>
      <w:ins w:id="160" w:author="Raphael Malyankar" w:date="2024-12-04T22:05:00Z" w16du:dateUtc="2024-12-05T05:05:00Z">
        <w:del w:id="161" w:author="Stacy Timothy -Ed- E Jr NGA-SFHPQ USA CIV [2]" w:date="2026-06-16T14:59:00Z" w16du:dateUtc="2026-06-16T18:59:00Z">
          <w:r w:rsidRPr="002374B6" w:rsidDel="00814C70">
            <w:rPr>
              <w:lang w:val="en-GB"/>
            </w:rPr>
            <w:delText xml:space="preserve">Edition 1.0.0 is an Implementation version in accordance with IHO TR 2/2007 and there may be revisions issued by the Working Group prior to the Operational Edition 2.0.0 being </w:delText>
          </w:r>
          <w:r w:rsidDel="00814C70">
            <w:rPr>
              <w:lang w:val="en-GB"/>
            </w:rPr>
            <w:delText>published</w:delText>
          </w:r>
          <w:r w:rsidRPr="002374B6" w:rsidDel="00814C70">
            <w:rPr>
              <w:lang w:val="en-GB"/>
            </w:rPr>
            <w:delText>.</w:delText>
          </w:r>
        </w:del>
      </w:ins>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62" w:name="_Toc179556254"/>
      <w:bookmarkStart w:id="163" w:name="_Toc412810740"/>
      <w:r w:rsidRPr="00CF30EA">
        <w:rPr>
          <w:lang w:val="en-GB"/>
        </w:rPr>
        <w:t>References</w:t>
      </w:r>
      <w:bookmarkEnd w:id="162"/>
    </w:p>
    <w:p w14:paraId="40D02C9D" w14:textId="7DD21977" w:rsidR="00E57893" w:rsidRPr="00CF30EA" w:rsidRDefault="00E57893" w:rsidP="0098512D">
      <w:pPr>
        <w:pStyle w:val="Heading3"/>
        <w:tabs>
          <w:tab w:val="clear" w:pos="660"/>
          <w:tab w:val="clear" w:pos="880"/>
          <w:tab w:val="left" w:pos="851"/>
        </w:tabs>
        <w:spacing w:before="120" w:after="120" w:line="240" w:lineRule="auto"/>
        <w:ind w:left="851" w:hanging="851"/>
      </w:pPr>
      <w:bookmarkStart w:id="164" w:name="_Toc179556255"/>
      <w:bookmarkEnd w:id="163"/>
      <w:r w:rsidRPr="00CF30EA">
        <w:t>Normative</w:t>
      </w:r>
      <w:r w:rsidR="000A1EEF">
        <w:t xml:space="preserve"> references</w:t>
      </w:r>
      <w:bookmarkEnd w:id="164"/>
    </w:p>
    <w:p w14:paraId="0514B3F0" w14:textId="24A61C94" w:rsidR="00B43E47" w:rsidDel="00814C70" w:rsidRDefault="00B43E47" w:rsidP="00180511">
      <w:pPr>
        <w:autoSpaceDE w:val="0"/>
        <w:autoSpaceDN w:val="0"/>
        <w:adjustRightInd w:val="0"/>
        <w:spacing w:after="120" w:line="240" w:lineRule="auto"/>
        <w:ind w:left="1843" w:hanging="1843"/>
        <w:rPr>
          <w:del w:id="165" w:author="Stacy Timothy -Ed- E Jr NGA-SFHPQ USA CIV [2]" w:date="2026-06-16T15:00:00Z" w16du:dateUtc="2026-06-16T19:00:00Z"/>
          <w:lang w:val="en-GB"/>
        </w:rPr>
      </w:pPr>
      <w:del w:id="166" w:author="Stacy Timothy -Ed- E Jr NGA-SFHPQ USA CIV [2]" w:date="2026-06-16T15:00:00Z" w16du:dateUtc="2026-06-16T19:00:00Z">
        <w:r w:rsidRPr="00B43E47" w:rsidDel="00814C70">
          <w:rPr>
            <w:lang w:val="en-GB"/>
          </w:rPr>
          <w:delText>S-98</w:delText>
        </w:r>
        <w:r w:rsidRPr="00B43E47" w:rsidDel="00814C70">
          <w:rPr>
            <w:lang w:val="en-GB"/>
          </w:rPr>
          <w:tab/>
        </w:r>
        <w:r w:rsidRPr="00B43E47" w:rsidDel="00814C70">
          <w:rPr>
            <w:i/>
            <w:iCs/>
            <w:lang w:val="en-GB"/>
          </w:rPr>
          <w:delText>Data Product Interoperability in S-100 Navigation Systems, IHO Publication S-98, Edition 2.0.0</w:delText>
        </w:r>
        <w:r w:rsidR="00C451B3" w:rsidDel="00814C70">
          <w:rPr>
            <w:i/>
            <w:iCs/>
            <w:lang w:val="en-GB"/>
          </w:rPr>
          <w:delText>, ??? 202</w:delText>
        </w:r>
      </w:del>
      <w:ins w:id="167" w:author="Raphael Malyankar" w:date="2024-12-04T22:04:00Z" w16du:dateUtc="2024-12-05T05:04:00Z">
        <w:del w:id="168" w:author="Stacy Timothy -Ed- E Jr NGA-SFHPQ USA CIV [2]" w:date="2026-06-16T15:00:00Z" w16du:dateUtc="2026-06-16T19:00:00Z">
          <w:r w:rsidR="001400B6" w:rsidDel="00814C70">
            <w:rPr>
              <w:i/>
              <w:iCs/>
              <w:lang w:val="en-GB"/>
            </w:rPr>
            <w:delText>5</w:delText>
          </w:r>
        </w:del>
      </w:ins>
      <w:del w:id="169" w:author="Stacy Timothy -Ed- E Jr NGA-SFHPQ USA CIV [2]" w:date="2026-06-16T15:00:00Z" w16du:dateUtc="2026-06-16T19:00:00Z">
        <w:r w:rsidR="00C451B3" w:rsidDel="00814C70">
          <w:rPr>
            <w:i/>
            <w:iCs/>
            <w:lang w:val="en-GB"/>
          </w:rPr>
          <w:delText>4</w:delText>
        </w:r>
        <w:r w:rsidDel="00814C70">
          <w:rPr>
            <w:lang w:val="en-GB"/>
          </w:rPr>
          <w:delText>.</w:delText>
        </w:r>
        <w:r w:rsidRPr="00B43E47" w:rsidDel="00814C70">
          <w:rPr>
            <w:lang w:val="en-GB"/>
          </w:rPr>
          <w:delText xml:space="preserve"> </w:delText>
        </w:r>
        <w:r w:rsidDel="00814C70">
          <w:rPr>
            <w:lang w:val="en-GB"/>
          </w:rPr>
          <w:delText>In Preparation</w:delText>
        </w:r>
        <w:r w:rsidRPr="00B43E47" w:rsidDel="00814C70">
          <w:rPr>
            <w:lang w:val="en-GB"/>
          </w:rPr>
          <w:delText>.</w:delText>
        </w:r>
      </w:del>
    </w:p>
    <w:p w14:paraId="659111CE" w14:textId="36416035"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 xml:space="preserve">.0, </w:t>
      </w:r>
      <w:r w:rsidR="008939EF">
        <w:rPr>
          <w:lang w:val="en-GB"/>
        </w:rPr>
        <w:t>June 2024</w:t>
      </w:r>
    </w:p>
    <w:p w14:paraId="61F105EB" w14:textId="48F56758" w:rsidR="00B43E47" w:rsidRPr="00B43E47" w:rsidRDefault="00B43E47" w:rsidP="00B43E47">
      <w:pPr>
        <w:autoSpaceDE w:val="0"/>
        <w:autoSpaceDN w:val="0"/>
        <w:adjustRightInd w:val="0"/>
        <w:spacing w:after="120" w:line="240" w:lineRule="auto"/>
        <w:ind w:left="1843" w:hanging="1843"/>
        <w:rPr>
          <w:lang w:val="en-GB"/>
        </w:rPr>
      </w:pPr>
      <w:r w:rsidRPr="00B43E47">
        <w:rPr>
          <w:lang w:val="en-GB"/>
        </w:rPr>
        <w:t>S-</w:t>
      </w:r>
      <w:r w:rsidR="00215A58">
        <w:rPr>
          <w:lang w:val="en-GB"/>
        </w:rPr>
        <w:t>12</w:t>
      </w:r>
      <w:r w:rsidR="00757F2D">
        <w:rPr>
          <w:lang w:val="en-GB"/>
        </w:rPr>
        <w:t>4</w:t>
      </w:r>
      <w:r w:rsidRPr="00B43E47">
        <w:rPr>
          <w:lang w:val="en-GB"/>
        </w:rPr>
        <w:tab/>
      </w:r>
      <w:del w:id="170" w:author="Stacy Timothy -Ed- E Jr NGA-SFHPQ USA CIV [2]" w:date="2026-06-16T15:01:00Z" w16du:dateUtc="2026-06-16T19:01:00Z">
        <w:r w:rsidR="00757F2D" w:rsidDel="00814C70">
          <w:rPr>
            <w:i/>
            <w:iCs/>
            <w:lang w:val="en-GB"/>
          </w:rPr>
          <w:delText>Geospatial Standard for Navigational Warnings</w:delText>
        </w:r>
      </w:del>
      <w:ins w:id="171" w:author="Stacy Timothy -Ed- E Jr NGA-SFHPQ USA CIV [2]" w:date="2026-06-16T15:01:00Z" w16du:dateUtc="2026-06-16T19:01:00Z">
        <w:r w:rsidR="00814C70">
          <w:rPr>
            <w:i/>
            <w:iCs/>
            <w:lang w:val="en-GB"/>
          </w:rPr>
          <w:t>Navigational Warning Product Specification</w:t>
        </w:r>
      </w:ins>
      <w:r w:rsidRPr="00C451B3">
        <w:rPr>
          <w:i/>
          <w:iCs/>
          <w:lang w:val="en-GB"/>
        </w:rPr>
        <w:t>, Edition 2.0.0</w:t>
      </w:r>
      <w:r w:rsidR="00C451B3" w:rsidRPr="00C451B3">
        <w:rPr>
          <w:i/>
          <w:iCs/>
          <w:lang w:val="en-GB"/>
        </w:rPr>
        <w:t xml:space="preserve">, </w:t>
      </w:r>
      <w:del w:id="172" w:author="Stacy Timothy -Ed- E Jr NGA-SFHPQ USA CIV [2]" w:date="2026-06-16T15:01:00Z" w16du:dateUtc="2026-06-16T19:01:00Z">
        <w:r w:rsidR="00C451B3" w:rsidRPr="00C451B3" w:rsidDel="00814C70">
          <w:rPr>
            <w:i/>
            <w:iCs/>
            <w:lang w:val="en-GB"/>
          </w:rPr>
          <w:delText xml:space="preserve">??? </w:delText>
        </w:r>
      </w:del>
      <w:ins w:id="173" w:author="Stacy Timothy -Ed- E Jr NGA-SFHPQ USA CIV [2]" w:date="2026-06-16T15:01:00Z" w16du:dateUtc="2026-06-16T19:01:00Z">
        <w:r w:rsidR="00814C70">
          <w:rPr>
            <w:i/>
            <w:iCs/>
            <w:lang w:val="en-GB"/>
          </w:rPr>
          <w:t>March</w:t>
        </w:r>
        <w:r w:rsidR="00814C70" w:rsidRPr="00C451B3">
          <w:rPr>
            <w:i/>
            <w:iCs/>
            <w:lang w:val="en-GB"/>
          </w:rPr>
          <w:t xml:space="preserve"> </w:t>
        </w:r>
      </w:ins>
      <w:r w:rsidR="00C451B3" w:rsidRPr="00C451B3">
        <w:rPr>
          <w:i/>
          <w:iCs/>
          <w:lang w:val="en-GB"/>
        </w:rPr>
        <w:t>202</w:t>
      </w:r>
      <w:del w:id="174" w:author="Stacy Timothy -Ed- E Jr NGA-SFHPQ USA CIV [2]" w:date="2026-06-16T15:01:00Z" w16du:dateUtc="2026-06-16T19:01:00Z">
        <w:r w:rsidR="00C451B3" w:rsidRPr="00C451B3" w:rsidDel="00814C70">
          <w:rPr>
            <w:i/>
            <w:iCs/>
            <w:lang w:val="en-GB"/>
          </w:rPr>
          <w:delText>4</w:delText>
        </w:r>
      </w:del>
      <w:ins w:id="175" w:author="Stacy Timothy -Ed- E Jr NGA-SFHPQ USA CIV [2]" w:date="2026-06-16T15:01:00Z" w16du:dateUtc="2026-06-16T19:01:00Z">
        <w:r w:rsidR="00814C70">
          <w:rPr>
            <w:i/>
            <w:iCs/>
            <w:lang w:val="en-GB"/>
          </w:rPr>
          <w:t>5</w:t>
        </w:r>
      </w:ins>
      <w:r w:rsidRPr="00B43E47">
        <w:rPr>
          <w:lang w:val="en-GB"/>
        </w:rPr>
        <w:t>.</w:t>
      </w:r>
      <w:r>
        <w:rPr>
          <w:lang w:val="en-GB"/>
        </w:rPr>
        <w:t xml:space="preserve"> </w:t>
      </w:r>
      <w:del w:id="176" w:author="Stacy Timothy -Ed- E Jr NGA-SFHPQ USA CIV [2]" w:date="2026-06-16T15:01:00Z" w16du:dateUtc="2026-06-16T19:01:00Z">
        <w:r w:rsidDel="00814C70">
          <w:rPr>
            <w:lang w:val="en-GB"/>
          </w:rPr>
          <w:delText>In preparation.</w:delText>
        </w:r>
      </w:del>
    </w:p>
    <w:p w14:paraId="1D34F22D" w14:textId="795A9C71" w:rsidR="004C3566" w:rsidRDefault="004C3566" w:rsidP="00B43E47">
      <w:pPr>
        <w:autoSpaceDE w:val="0"/>
        <w:autoSpaceDN w:val="0"/>
        <w:adjustRightInd w:val="0"/>
        <w:spacing w:after="120" w:line="240" w:lineRule="auto"/>
        <w:ind w:left="1843" w:hanging="1843"/>
        <w:rPr>
          <w:lang w:val="en-GB"/>
        </w:rPr>
      </w:pPr>
      <w:r>
        <w:rPr>
          <w:lang w:val="en-GB"/>
        </w:rPr>
        <w:lastRenderedPageBreak/>
        <w:t>S-158</w:t>
      </w:r>
      <w:r>
        <w:rPr>
          <w:lang w:val="en-GB"/>
        </w:rPr>
        <w:tab/>
      </w:r>
      <w:r w:rsidRPr="00CB3D54">
        <w:rPr>
          <w:i/>
          <w:iCs/>
          <w:lang w:val="en-GB"/>
        </w:rPr>
        <w:t xml:space="preserve">Validation Checks – Introduction and Structure, Edition 1.0.0, </w:t>
      </w:r>
      <w:del w:id="177" w:author="Stacy Timothy -Ed- E Jr NGA-SFHPQ USA CIV [2]" w:date="2026-06-16T15:01:00Z" w16du:dateUtc="2026-06-16T19:01:00Z">
        <w:r w:rsidRPr="00CB3D54" w:rsidDel="00814C70">
          <w:rPr>
            <w:i/>
            <w:iCs/>
            <w:lang w:val="en-GB"/>
          </w:rPr>
          <w:delText xml:space="preserve">??? </w:delText>
        </w:r>
      </w:del>
      <w:ins w:id="178" w:author="Stacy Timothy -Ed- E Jr NGA-SFHPQ USA CIV [2]" w:date="2026-06-16T15:01:00Z" w16du:dateUtc="2026-06-16T19:01:00Z">
        <w:r w:rsidR="00814C70">
          <w:rPr>
            <w:i/>
            <w:iCs/>
            <w:lang w:val="en-GB"/>
          </w:rPr>
          <w:t>February</w:t>
        </w:r>
        <w:r w:rsidR="00814C70" w:rsidRPr="00CB3D54">
          <w:rPr>
            <w:i/>
            <w:iCs/>
            <w:lang w:val="en-GB"/>
          </w:rPr>
          <w:t xml:space="preserve"> </w:t>
        </w:r>
      </w:ins>
      <w:r w:rsidRPr="00CB3D54">
        <w:rPr>
          <w:i/>
          <w:iCs/>
          <w:lang w:val="en-GB"/>
        </w:rPr>
        <w:t>202</w:t>
      </w:r>
      <w:ins w:id="179" w:author="Raphael Malyankar" w:date="2024-12-04T22:04:00Z" w16du:dateUtc="2024-12-05T05:04:00Z">
        <w:r w:rsidR="001400B6">
          <w:rPr>
            <w:i/>
            <w:iCs/>
            <w:lang w:val="en-GB"/>
          </w:rPr>
          <w:t>5</w:t>
        </w:r>
      </w:ins>
      <w:del w:id="180" w:author="Stacy Timothy -Ed- E Jr NGA-SFHPQ USA CIV [2]" w:date="2026-06-16T15:01:00Z" w16du:dateUtc="2026-06-16T19:01:00Z">
        <w:r w:rsidRPr="00CB3D54" w:rsidDel="00814C70">
          <w:rPr>
            <w:i/>
            <w:iCs/>
            <w:lang w:val="en-GB"/>
          </w:rPr>
          <w:delText>4</w:delText>
        </w:r>
      </w:del>
      <w:r w:rsidRPr="00CB3D54">
        <w:rPr>
          <w:i/>
          <w:iCs/>
          <w:lang w:val="en-GB"/>
        </w:rPr>
        <w:t>.</w:t>
      </w:r>
      <w:r>
        <w:rPr>
          <w:lang w:val="en-GB"/>
        </w:rPr>
        <w:t xml:space="preserve"> </w:t>
      </w:r>
      <w:del w:id="181" w:author="Stacy Timothy -Ed- E Jr NGA-SFHPQ USA CIV [2]" w:date="2026-06-16T15:02:00Z" w16du:dateUtc="2026-06-16T19:02:00Z">
        <w:r w:rsidDel="00814C70">
          <w:rPr>
            <w:lang w:val="en-GB"/>
          </w:rPr>
          <w:delText>In preparation.</w:delText>
        </w:r>
      </w:del>
    </w:p>
    <w:p w14:paraId="58B4D659" w14:textId="0AD2C2F7" w:rsidR="004C3566" w:rsidRDefault="004C3566" w:rsidP="00B43E47">
      <w:pPr>
        <w:autoSpaceDE w:val="0"/>
        <w:autoSpaceDN w:val="0"/>
        <w:adjustRightInd w:val="0"/>
        <w:spacing w:after="120" w:line="240" w:lineRule="auto"/>
        <w:ind w:left="1843" w:hanging="1843"/>
        <w:rPr>
          <w:lang w:val="en-GB"/>
        </w:rPr>
      </w:pPr>
      <w:r>
        <w:rPr>
          <w:lang w:val="en-GB"/>
        </w:rPr>
        <w:t>S-158:100</w:t>
      </w:r>
      <w:r>
        <w:rPr>
          <w:lang w:val="en-GB"/>
        </w:rPr>
        <w:tab/>
      </w:r>
      <w:r w:rsidRPr="00CB3D54">
        <w:rPr>
          <w:i/>
          <w:iCs/>
          <w:lang w:val="en-GB"/>
        </w:rPr>
        <w:t xml:space="preserve">Universal Hydrographic Data Model Validation Checks, Edition 1.0.0, </w:t>
      </w:r>
      <w:del w:id="182" w:author="Stacy Timothy -Ed- E Jr NGA-SFHPQ USA CIV [2]" w:date="2026-06-16T15:02:00Z" w16du:dateUtc="2026-06-16T19:02:00Z">
        <w:r w:rsidRPr="00CB3D54" w:rsidDel="00814C70">
          <w:rPr>
            <w:i/>
            <w:iCs/>
            <w:lang w:val="en-GB"/>
          </w:rPr>
          <w:delText xml:space="preserve">??? </w:delText>
        </w:r>
      </w:del>
      <w:ins w:id="183" w:author="Stacy Timothy -Ed- E Jr NGA-SFHPQ USA CIV [2]" w:date="2026-06-16T15:02:00Z" w16du:dateUtc="2026-06-16T19:02:00Z">
        <w:r w:rsidR="00814C70">
          <w:rPr>
            <w:i/>
            <w:iCs/>
            <w:lang w:val="en-GB"/>
          </w:rPr>
          <w:t>February</w:t>
        </w:r>
        <w:r w:rsidR="00814C70" w:rsidRPr="00CB3D54">
          <w:rPr>
            <w:i/>
            <w:iCs/>
            <w:lang w:val="en-GB"/>
          </w:rPr>
          <w:t xml:space="preserve"> </w:t>
        </w:r>
      </w:ins>
      <w:r w:rsidRPr="00CB3D54">
        <w:rPr>
          <w:i/>
          <w:iCs/>
          <w:lang w:val="en-GB"/>
        </w:rPr>
        <w:t>202</w:t>
      </w:r>
      <w:ins w:id="184" w:author="Raphael Malyankar" w:date="2024-12-04T22:04:00Z" w16du:dateUtc="2024-12-05T05:04:00Z">
        <w:r w:rsidR="001400B6">
          <w:rPr>
            <w:i/>
            <w:iCs/>
            <w:lang w:val="en-GB"/>
          </w:rPr>
          <w:t>5</w:t>
        </w:r>
      </w:ins>
      <w:del w:id="185" w:author="Raphael Malyankar" w:date="2024-12-04T22:04:00Z" w16du:dateUtc="2024-12-05T05:04:00Z">
        <w:r w:rsidRPr="00CB3D54" w:rsidDel="001400B6">
          <w:rPr>
            <w:i/>
            <w:iCs/>
            <w:lang w:val="en-GB"/>
          </w:rPr>
          <w:delText>4</w:delText>
        </w:r>
      </w:del>
      <w:ins w:id="186" w:author="Stacy Timothy -Ed- E Jr NGA-SFHPQ USA CIV [2]" w:date="2026-06-16T15:02:00Z" w16du:dateUtc="2026-06-16T19:02:00Z">
        <w:r w:rsidR="00814C70">
          <w:rPr>
            <w:i/>
            <w:iCs/>
            <w:lang w:val="en-GB"/>
          </w:rPr>
          <w:t>.</w:t>
        </w:r>
      </w:ins>
      <w:del w:id="187" w:author="Stacy Timothy -Ed- E Jr NGA-SFHPQ USA CIV [2]" w:date="2026-06-16T15:02:00Z" w16du:dateUtc="2026-06-16T19:02:00Z">
        <w:r w:rsidDel="00814C70">
          <w:rPr>
            <w:lang w:val="en-GB"/>
          </w:rPr>
          <w:delText>. In preparation.</w:delText>
        </w:r>
      </w:del>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Heading3"/>
        <w:tabs>
          <w:tab w:val="clear" w:pos="660"/>
          <w:tab w:val="clear" w:pos="880"/>
          <w:tab w:val="left" w:pos="851"/>
        </w:tabs>
        <w:spacing w:before="120" w:after="120" w:line="240" w:lineRule="auto"/>
        <w:ind w:left="851" w:hanging="851"/>
      </w:pPr>
      <w:bookmarkStart w:id="188" w:name="_Toc179556256"/>
      <w:r w:rsidRPr="00CF30EA">
        <w:t>Informative</w:t>
      </w:r>
      <w:r w:rsidR="000A1EEF">
        <w:t xml:space="preserve"> references</w:t>
      </w:r>
      <w:bookmarkEnd w:id="188"/>
    </w:p>
    <w:p w14:paraId="1BD261D4" w14:textId="3C46D0FF" w:rsidR="00A2052E" w:rsidRDefault="00A2052E" w:rsidP="00180511">
      <w:pPr>
        <w:autoSpaceDE w:val="0"/>
        <w:autoSpaceDN w:val="0"/>
        <w:adjustRightInd w:val="0"/>
        <w:spacing w:after="120" w:line="240" w:lineRule="auto"/>
        <w:ind w:left="1843" w:hanging="1843"/>
        <w:rPr>
          <w:ins w:id="189" w:author="Stacy Timothy -Ed- E Jr NGA-SFHPQ USA CIV [2]" w:date="2026-06-16T15:00:00Z" w16du:dateUtc="2026-06-16T19:00:00Z"/>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ins w:id="190" w:author="Stacy Timothy -Ed- E Jr NGA-SFHPQ USA CIV [2]" w:date="2026-06-16T15:02:00Z" w16du:dateUtc="2026-06-16T19:02:00Z">
        <w:r w:rsidR="00814C70">
          <w:rPr>
            <w:lang w:val="en-GB"/>
          </w:rPr>
          <w:t>.</w:t>
        </w:r>
      </w:ins>
    </w:p>
    <w:p w14:paraId="0C36FAB4" w14:textId="3F03E023" w:rsidR="00814C70" w:rsidRDefault="00814C70" w:rsidP="00814C70">
      <w:pPr>
        <w:autoSpaceDE w:val="0"/>
        <w:autoSpaceDN w:val="0"/>
        <w:adjustRightInd w:val="0"/>
        <w:spacing w:after="120" w:line="240" w:lineRule="auto"/>
        <w:ind w:left="1843" w:hanging="1843"/>
        <w:rPr>
          <w:ins w:id="191" w:author="Stacy Timothy -Ed- E Jr NGA-SFHPQ USA CIV [2]" w:date="2026-06-16T15:02:00Z" w16du:dateUtc="2026-06-16T19:02:00Z"/>
          <w:lang w:val="en-GB"/>
        </w:rPr>
      </w:pPr>
      <w:ins w:id="192" w:author="Stacy Timothy -Ed- E Jr NGA-SFHPQ USA CIV [2]" w:date="2026-06-16T15:00:00Z" w16du:dateUtc="2026-06-16T19:00:00Z">
        <w:r w:rsidRPr="00B43E47">
          <w:rPr>
            <w:lang w:val="en-GB"/>
          </w:rPr>
          <w:t>S-98</w:t>
        </w:r>
        <w:r w:rsidRPr="00B43E47">
          <w:rPr>
            <w:lang w:val="en-GB"/>
          </w:rPr>
          <w:tab/>
        </w:r>
        <w:r w:rsidRPr="00B43E47">
          <w:rPr>
            <w:i/>
            <w:iCs/>
            <w:lang w:val="en-GB"/>
          </w:rPr>
          <w:t>Data Product Interoperability in S-100 Navigation Systems, IHO Publication S-98, Edition 2.0.0</w:t>
        </w:r>
        <w:r>
          <w:rPr>
            <w:i/>
            <w:iCs/>
            <w:lang w:val="en-GB"/>
          </w:rPr>
          <w:t xml:space="preserve">, </w:t>
        </w:r>
        <w:r>
          <w:rPr>
            <w:i/>
            <w:iCs/>
            <w:lang w:val="en-GB"/>
          </w:rPr>
          <w:t>October</w:t>
        </w:r>
        <w:r>
          <w:rPr>
            <w:i/>
            <w:iCs/>
            <w:lang w:val="en-GB"/>
          </w:rPr>
          <w:t xml:space="preserve"> 2025</w:t>
        </w:r>
        <w:r>
          <w:rPr>
            <w:lang w:val="en-GB"/>
          </w:rPr>
          <w:t>.</w:t>
        </w:r>
        <w:r>
          <w:rPr>
            <w:lang w:val="en-GB"/>
          </w:rPr>
          <w:t xml:space="preserve"> (Use the most recent published edition conforming to S-100 5.2.x, when available</w:t>
        </w:r>
      </w:ins>
      <w:ins w:id="193" w:author="Stacy Timothy -Ed- E Jr NGA-SFHPQ USA CIV [2]" w:date="2026-06-16T15:02:00Z" w16du:dateUtc="2026-06-16T19:02:00Z">
        <w:r>
          <w:rPr>
            <w:lang w:val="en-GB"/>
          </w:rPr>
          <w:t>.</w:t>
        </w:r>
      </w:ins>
      <w:ins w:id="194" w:author="Stacy Timothy -Ed- E Jr NGA-SFHPQ USA CIV [2]" w:date="2026-06-16T15:00:00Z" w16du:dateUtc="2026-06-16T19:00:00Z">
        <w:r>
          <w:rPr>
            <w:lang w:val="en-GB"/>
          </w:rPr>
          <w:t>)</w:t>
        </w:r>
      </w:ins>
    </w:p>
    <w:p w14:paraId="20B5C7EF" w14:textId="77777777" w:rsidR="00814C70" w:rsidRPr="00BF3E18" w:rsidRDefault="00814C70" w:rsidP="00814C70">
      <w:pPr>
        <w:autoSpaceDE w:val="0"/>
        <w:autoSpaceDN w:val="0"/>
        <w:adjustRightInd w:val="0"/>
        <w:spacing w:after="120" w:line="240" w:lineRule="auto"/>
        <w:ind w:left="1843" w:hanging="1843"/>
        <w:rPr>
          <w:ins w:id="195" w:author="Stacy Timothy -Ed- E Jr NGA-SFHPQ USA CIV [2]" w:date="2026-06-16T15:02:00Z" w16du:dateUtc="2026-06-16T19:02:00Z"/>
        </w:rPr>
      </w:pPr>
      <w:ins w:id="196" w:author="Stacy Timothy -Ed- E Jr NGA-SFHPQ USA CIV [2]" w:date="2026-06-16T15:02:00Z" w16du:dateUtc="2026-06-16T19:02:00Z">
        <w:r>
          <w:t>S-158:98</w:t>
        </w:r>
        <w:r>
          <w:tab/>
        </w:r>
        <w:r w:rsidRPr="00930C9C">
          <w:rPr>
            <w:i/>
            <w:iCs/>
          </w:rPr>
          <w:t>Data Product Interoperability Validation Checks, Edition 1.0.0</w:t>
        </w:r>
        <w:r>
          <w:t>, February 2025. (Use the most recent published edition applying to the above-referenced edition of S-98, when available.)</w:t>
        </w:r>
      </w:ins>
    </w:p>
    <w:p w14:paraId="3084C35B" w14:textId="77777777" w:rsidR="00814C70" w:rsidRPr="00814C70" w:rsidRDefault="00814C70" w:rsidP="00814C70">
      <w:pPr>
        <w:autoSpaceDE w:val="0"/>
        <w:autoSpaceDN w:val="0"/>
        <w:adjustRightInd w:val="0"/>
        <w:spacing w:after="120" w:line="240" w:lineRule="auto"/>
        <w:ind w:left="1843" w:hanging="1843"/>
        <w:rPr>
          <w:ins w:id="197" w:author="Stacy Timothy -Ed- E Jr NGA-SFHPQ USA CIV [2]" w:date="2026-06-16T15:00:00Z" w16du:dateUtc="2026-06-16T19:00:00Z"/>
          <w:rPrChange w:id="198" w:author="Stacy Timothy -Ed- E Jr NGA-SFHPQ USA CIV [2]" w:date="2026-06-16T15:02:00Z" w16du:dateUtc="2026-06-16T19:02:00Z">
            <w:rPr>
              <w:ins w:id="199" w:author="Stacy Timothy -Ed- E Jr NGA-SFHPQ USA CIV [2]" w:date="2026-06-16T15:00:00Z" w16du:dateUtc="2026-06-16T19:00:00Z"/>
              <w:lang w:val="en-GB"/>
            </w:rPr>
          </w:rPrChange>
        </w:rPr>
      </w:pPr>
    </w:p>
    <w:p w14:paraId="44640281" w14:textId="77777777" w:rsidR="00814C70" w:rsidRDefault="00814C70" w:rsidP="00180511">
      <w:pPr>
        <w:autoSpaceDE w:val="0"/>
        <w:autoSpaceDN w:val="0"/>
        <w:adjustRightInd w:val="0"/>
        <w:spacing w:after="120" w:line="240" w:lineRule="auto"/>
        <w:ind w:left="1843" w:hanging="1843"/>
        <w:rPr>
          <w:lang w:val="en-GB"/>
        </w:rPr>
      </w:pP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200" w:name="_Toc179556257"/>
      <w:bookmarkStart w:id="201" w:name="_Toc412810741"/>
      <w:r w:rsidRPr="00CF30EA">
        <w:rPr>
          <w:lang w:val="en-GB"/>
        </w:rPr>
        <w:t>Terms, definitions and abbreviations</w:t>
      </w:r>
      <w:bookmarkEnd w:id="200"/>
    </w:p>
    <w:p w14:paraId="39F3C4C6" w14:textId="7B9C2172" w:rsidR="00664CD4" w:rsidRDefault="00664CD4" w:rsidP="0089545B">
      <w:pPr>
        <w:pStyle w:val="Heading3"/>
        <w:tabs>
          <w:tab w:val="clear" w:pos="660"/>
          <w:tab w:val="clear" w:pos="880"/>
          <w:tab w:val="left" w:pos="851"/>
        </w:tabs>
        <w:spacing w:before="120" w:after="120" w:line="360" w:lineRule="auto"/>
        <w:ind w:left="851" w:hanging="851"/>
      </w:pPr>
      <w:bookmarkStart w:id="202" w:name="_Toc179556258"/>
      <w:bookmarkStart w:id="203" w:name="_Toc412810743"/>
      <w:bookmarkEnd w:id="201"/>
      <w:r w:rsidRPr="00CF30EA">
        <w:t>Terms and definitions</w:t>
      </w:r>
      <w:bookmarkEnd w:id="202"/>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3DAF4D5D" w14:textId="3DCEB65D" w:rsidR="00583ED8" w:rsidRPr="00532647" w:rsidRDefault="00583ED8" w:rsidP="00532647">
      <w:pPr>
        <w:pStyle w:val="dt"/>
      </w:pPr>
      <w:bookmarkStart w:id="204" w:name="_Toc386114206"/>
      <w:bookmarkEnd w:id="203"/>
      <w:r w:rsidRPr="00532647">
        <w:t>aggregation</w:t>
      </w:r>
    </w:p>
    <w:p w14:paraId="19C8C5BC" w14:textId="1A8EB28E" w:rsidR="00583ED8" w:rsidRDefault="00532647" w:rsidP="00532647">
      <w:pPr>
        <w:rPr>
          <w:lang w:val="en-GB"/>
        </w:rPr>
      </w:pPr>
      <w:r w:rsidRPr="00583ED8">
        <w:rPr>
          <w:lang w:val="en-GB"/>
        </w:rPr>
        <w:t xml:space="preserve">special </w:t>
      </w:r>
      <w:r w:rsidR="00583ED8" w:rsidRPr="00583ED8">
        <w:rPr>
          <w:lang w:val="en-GB"/>
        </w:rPr>
        <w:t>form of association that specifies a whole-part relationship between the aggregate (whole) and a component part (see composition)</w:t>
      </w:r>
      <w:r w:rsidR="00536518">
        <w:rPr>
          <w:lang w:val="en-GB"/>
        </w:rPr>
        <w:t xml:space="preserve"> [ISO 19103]</w:t>
      </w:r>
    </w:p>
    <w:p w14:paraId="6AFF9C06" w14:textId="4D854EE1" w:rsidR="00583ED8" w:rsidRPr="00532647" w:rsidRDefault="00532647" w:rsidP="00532647">
      <w:pPr>
        <w:pStyle w:val="dt"/>
      </w:pPr>
      <w:r w:rsidRPr="00532647">
        <w:t>association</w:t>
      </w:r>
    </w:p>
    <w:p w14:paraId="6B119334" w14:textId="10BB9CD0" w:rsidR="00583ED8" w:rsidRPr="00583ED8" w:rsidRDefault="00532647" w:rsidP="00532647">
      <w:pPr>
        <w:spacing w:after="60" w:line="240" w:lineRule="auto"/>
        <w:rPr>
          <w:lang w:val="en-GB"/>
        </w:rPr>
      </w:pPr>
      <w:r>
        <w:rPr>
          <w:lang w:val="en-GB"/>
        </w:rPr>
        <w:t>s</w:t>
      </w:r>
      <w:r w:rsidR="00583ED8" w:rsidRPr="00583ED8">
        <w:rPr>
          <w:lang w:val="en-GB"/>
        </w:rPr>
        <w:t>emantic relationship between two or more classifiers that specifies connections among their instances</w:t>
      </w:r>
      <w:r w:rsidR="00536518">
        <w:rPr>
          <w:lang w:val="en-GB"/>
        </w:rPr>
        <w:t xml:space="preserve"> [ISO 19103]</w:t>
      </w:r>
    </w:p>
    <w:p w14:paraId="4A7B58AE" w14:textId="1C492A01" w:rsidR="00583ED8" w:rsidRDefault="00583ED8" w:rsidP="00583ED8">
      <w:pPr>
        <w:rPr>
          <w:lang w:val="en-GB"/>
        </w:rPr>
      </w:pPr>
      <w:r w:rsidRPr="00583ED8">
        <w:rPr>
          <w:lang w:val="en-GB"/>
        </w:rPr>
        <w:t>NOTE: A binary association is an association among exactly two classifiers (including the possibility of an association from a classifier to itself)</w:t>
      </w:r>
    </w:p>
    <w:p w14:paraId="098C3BA4" w14:textId="64B67F81" w:rsidR="00583ED8" w:rsidRPr="00583ED8" w:rsidRDefault="00532647" w:rsidP="00532647">
      <w:pPr>
        <w:pStyle w:val="dt"/>
        <w:rPr>
          <w:lang w:val="en-GB"/>
        </w:rPr>
      </w:pPr>
      <w:r w:rsidRPr="00583ED8">
        <w:rPr>
          <w:lang w:val="en-GB"/>
        </w:rPr>
        <w:t>composition</w:t>
      </w:r>
    </w:p>
    <w:p w14:paraId="63D8B441" w14:textId="3C847A4E" w:rsidR="00583ED8" w:rsidRPr="00583ED8" w:rsidRDefault="00532647" w:rsidP="00532647">
      <w:pPr>
        <w:spacing w:after="60" w:line="240" w:lineRule="auto"/>
        <w:rPr>
          <w:lang w:val="en-GB"/>
        </w:rPr>
      </w:pPr>
      <w:r>
        <w:rPr>
          <w:lang w:val="en-GB"/>
        </w:rPr>
        <w:t>f</w:t>
      </w:r>
      <w:r w:rsidR="00583ED8" w:rsidRPr="00583ED8">
        <w:rPr>
          <w:lang w:val="en-GB"/>
        </w:rPr>
        <w:t>orm of aggregation association with strong ownership and coincident lifetime as part of the whole</w:t>
      </w:r>
      <w:r w:rsidR="00536518">
        <w:rPr>
          <w:lang w:val="en-GB"/>
        </w:rPr>
        <w:t xml:space="preserve"> [ISO 19103]</w:t>
      </w:r>
    </w:p>
    <w:p w14:paraId="69C99EE3" w14:textId="0B880BDD" w:rsidR="00583ED8" w:rsidRDefault="00583ED8" w:rsidP="00583ED8">
      <w:pPr>
        <w:rPr>
          <w:lang w:val="en-GB"/>
        </w:rPr>
      </w:pPr>
      <w:r w:rsidRPr="00583ED8">
        <w:rPr>
          <w:lang w:val="en-GB"/>
        </w:rPr>
        <w:t>NOTE: Parts with non-fixed multiplicity may be created after the composite itself, but once created they live and die with it (that is, they share lifetimes). Such parts can also be explicitly removed before the death of the composite. Composition may be recursive. Synonym: Composite aggregation.</w:t>
      </w:r>
    </w:p>
    <w:p w14:paraId="0CC7EC0A" w14:textId="27B4FC7B" w:rsidR="00583ED8" w:rsidRPr="00583ED8" w:rsidRDefault="00532647" w:rsidP="00532647">
      <w:pPr>
        <w:pStyle w:val="dt"/>
        <w:rPr>
          <w:lang w:val="en-GB"/>
        </w:rPr>
      </w:pPr>
      <w:r w:rsidRPr="00583ED8">
        <w:rPr>
          <w:lang w:val="en-GB"/>
        </w:rPr>
        <w:t>enumeration</w:t>
      </w:r>
    </w:p>
    <w:p w14:paraId="749C8248" w14:textId="2FD20C61" w:rsidR="00583ED8" w:rsidRDefault="00532647" w:rsidP="00583ED8">
      <w:pPr>
        <w:rPr>
          <w:lang w:val="en-GB"/>
        </w:rPr>
      </w:pPr>
      <w:r>
        <w:rPr>
          <w:lang w:val="en-GB"/>
        </w:rPr>
        <w:t>a</w:t>
      </w:r>
      <w:r w:rsidR="00583ED8" w:rsidRPr="00583ED8">
        <w:rPr>
          <w:lang w:val="en-GB"/>
        </w:rPr>
        <w:t xml:space="preserve"> fixed list of valid identifiers of named literal values. Attributes of an enumerated type may only take values from this list</w:t>
      </w:r>
      <w:r w:rsidR="00536518">
        <w:rPr>
          <w:lang w:val="en-GB"/>
        </w:rPr>
        <w:t xml:space="preserve"> </w:t>
      </w:r>
      <w:del w:id="205" w:author="Stacy Timothy -Ed- E Jr NGA-SFHPQ USA CIV [2]" w:date="2026-06-16T15:03:00Z" w16du:dateUtc="2026-06-16T19:03:00Z">
        <w:r w:rsidR="00536518" w:rsidDel="00814C70">
          <w:rPr>
            <w:lang w:val="en-GB"/>
          </w:rPr>
          <w:delText>[???]</w:delText>
        </w:r>
      </w:del>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2C5ADD11" w14:textId="09282E07" w:rsidR="00583ED8" w:rsidRPr="00583ED8" w:rsidRDefault="00532647" w:rsidP="00532647">
      <w:pPr>
        <w:pStyle w:val="dt"/>
        <w:rPr>
          <w:lang w:val="en-GB"/>
        </w:rPr>
      </w:pPr>
      <w:r w:rsidRPr="00583ED8">
        <w:rPr>
          <w:lang w:val="en-GB"/>
        </w:rPr>
        <w:t>feature association</w:t>
      </w:r>
    </w:p>
    <w:p w14:paraId="34DF95B1" w14:textId="5AC1B2E1" w:rsidR="00583ED8" w:rsidRPr="00583ED8" w:rsidRDefault="00532647" w:rsidP="00583ED8">
      <w:pPr>
        <w:rPr>
          <w:lang w:val="en-GB"/>
        </w:rPr>
      </w:pPr>
      <w:r>
        <w:rPr>
          <w:lang w:val="en-GB"/>
        </w:rPr>
        <w:t>r</w:t>
      </w:r>
      <w:r w:rsidR="00583ED8" w:rsidRPr="00583ED8">
        <w:rPr>
          <w:lang w:val="en-GB"/>
        </w:rPr>
        <w:t>elationship that links instances of one feature type with instances of the same or a different feature type</w:t>
      </w:r>
      <w:r w:rsidR="00536518">
        <w:rPr>
          <w:lang w:val="en-GB"/>
        </w:rPr>
        <w:t xml:space="preserve"> [ISO 19110]</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lastRenderedPageBreak/>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51E6DE4F" w14:textId="7CDA1BE9" w:rsidR="00583ED8" w:rsidRDefault="00583ED8" w:rsidP="00583ED8">
      <w:pPr>
        <w:rPr>
          <w:lang w:val="en-GB"/>
        </w:rPr>
      </w:pPr>
      <w:r w:rsidRPr="00583ED8">
        <w:rPr>
          <w:lang w:val="en-GB"/>
        </w:rPr>
        <w:t xml:space="preserve">EXAMPLE 2: A feature attribute named length may have an attribute value 82.4 which belongs to the data type real  </w:t>
      </w:r>
    </w:p>
    <w:p w14:paraId="0EB69804" w14:textId="4EA03163" w:rsidR="00583ED8" w:rsidRPr="00583ED8" w:rsidRDefault="00532647" w:rsidP="00532647">
      <w:pPr>
        <w:pStyle w:val="dt"/>
        <w:rPr>
          <w:lang w:val="en-GB"/>
        </w:rPr>
      </w:pPr>
      <w:r w:rsidRPr="00583ED8">
        <w:rPr>
          <w:lang w:val="en-GB"/>
        </w:rPr>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 xml:space="preserve">pecification of the number of possible occurrences of a property, or the number of allowable elements that may participate </w:t>
      </w:r>
      <w:proofErr w:type="gramStart"/>
      <w:r w:rsidR="00583ED8" w:rsidRPr="00583ED8">
        <w:rPr>
          <w:lang w:val="en-GB"/>
        </w:rPr>
        <w:t>in a given</w:t>
      </w:r>
      <w:proofErr w:type="gramEnd"/>
      <w:r w:rsidR="00583ED8" w:rsidRPr="00583ED8">
        <w:rPr>
          <w:lang w:val="en-GB"/>
        </w:rPr>
        <w:t xml:space="preserve"> relationship</w:t>
      </w:r>
      <w:r>
        <w:rPr>
          <w:lang w:val="en-GB"/>
        </w:rPr>
        <w:t xml:space="preserve"> [ISO 19103]</w:t>
      </w:r>
    </w:p>
    <w:p w14:paraId="4220B163" w14:textId="2DED9899" w:rsidR="00583ED8" w:rsidRDefault="00583ED8" w:rsidP="00583ED8">
      <w:pPr>
        <w:rPr>
          <w:lang w:val="en-GB"/>
        </w:rPr>
      </w:pPr>
      <w:r w:rsidRPr="00583ED8">
        <w:rPr>
          <w:lang w:val="en-GB"/>
        </w:rPr>
        <w:t xml:space="preserve">EXAMPLES: </w:t>
      </w:r>
      <w:proofErr w:type="gramStart"/>
      <w:r w:rsidRPr="00583ED8">
        <w:rPr>
          <w:lang w:val="en-GB"/>
        </w:rPr>
        <w:t>1..</w:t>
      </w:r>
      <w:proofErr w:type="gramEnd"/>
      <w:r w:rsidRPr="00583ED8">
        <w:rPr>
          <w:lang w:val="en-GB"/>
        </w:rPr>
        <w:t xml:space="preserve">* (one to many); 1 (exactly one); </w:t>
      </w:r>
      <w:proofErr w:type="gramStart"/>
      <w:r w:rsidRPr="00583ED8">
        <w:rPr>
          <w:lang w:val="en-GB"/>
        </w:rPr>
        <w:t>0..</w:t>
      </w:r>
      <w:proofErr w:type="gramEnd"/>
      <w:r w:rsidRPr="00583ED8">
        <w:rPr>
          <w:lang w:val="en-GB"/>
        </w:rPr>
        <w:t>1 (zero or one)</w:t>
      </w:r>
    </w:p>
    <w:p w14:paraId="6D031532" w14:textId="1D687AFE" w:rsidR="00583ED8" w:rsidRPr="00583ED8" w:rsidRDefault="00532647" w:rsidP="00532647">
      <w:pPr>
        <w:pStyle w:val="dt"/>
        <w:rPr>
          <w:lang w:val="en-GB"/>
        </w:rPr>
      </w:pPr>
      <w:r w:rsidRPr="00583ED8">
        <w:rPr>
          <w:lang w:val="en-GB"/>
        </w:rPr>
        <w:t>relationship</w:t>
      </w:r>
    </w:p>
    <w:p w14:paraId="2A510D29" w14:textId="28725A99" w:rsidR="00583ED8" w:rsidRPr="00583ED8" w:rsidRDefault="00532647" w:rsidP="00532647">
      <w:pPr>
        <w:spacing w:after="60"/>
        <w:rPr>
          <w:lang w:val="en-GB"/>
        </w:rPr>
      </w:pPr>
      <w:r>
        <w:rPr>
          <w:lang w:val="en-GB"/>
        </w:rPr>
        <w:t>s</w:t>
      </w:r>
      <w:r w:rsidR="00583ED8" w:rsidRPr="00583ED8">
        <w:rPr>
          <w:lang w:val="en-GB"/>
        </w:rPr>
        <w:t>emantic connection among model elements</w:t>
      </w:r>
      <w:r w:rsidR="00536518">
        <w:rPr>
          <w:lang w:val="en-GB"/>
        </w:rPr>
        <w:t xml:space="preserve"> [ISO 19103]</w:t>
      </w:r>
    </w:p>
    <w:p w14:paraId="3DF7CBDF" w14:textId="21D04481" w:rsidR="00085D2E" w:rsidRPr="00CF30EA" w:rsidRDefault="00583ED8" w:rsidP="008739B6">
      <w:pPr>
        <w:rPr>
          <w:rFonts w:eastAsia="Times New Roman" w:cs="Arial"/>
          <w:lang w:val="en-GB"/>
        </w:rPr>
      </w:pPr>
      <w:r w:rsidRPr="00583ED8">
        <w:rPr>
          <w:lang w:val="en-GB"/>
        </w:rPr>
        <w:t xml:space="preserve">NOTE: Kinds of relationships include association, generalization, </w:t>
      </w:r>
      <w:proofErr w:type="spellStart"/>
      <w:r w:rsidRPr="00583ED8">
        <w:rPr>
          <w:lang w:val="en-GB"/>
        </w:rPr>
        <w:t>metarelationship</w:t>
      </w:r>
      <w:proofErr w:type="spellEnd"/>
      <w:r w:rsidRPr="00583ED8">
        <w:rPr>
          <w:lang w:val="en-GB"/>
        </w:rPr>
        <w:t>, flow, and several kinds grouped under dependency.</w:t>
      </w:r>
      <w:bookmarkEnd w:id="204"/>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206" w:name="_Toc179556259"/>
      <w:bookmarkStart w:id="207" w:name="_Toc412810744"/>
      <w:r w:rsidRPr="00CF30EA">
        <w:t>Abbreviations</w:t>
      </w:r>
      <w:bookmarkEnd w:id="206"/>
    </w:p>
    <w:bookmarkEnd w:id="207"/>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7777777" w:rsidR="007C6D08" w:rsidRDefault="007C6D08" w:rsidP="0069008F">
      <w:pPr>
        <w:tabs>
          <w:tab w:val="left" w:pos="993"/>
        </w:tabs>
        <w:spacing w:after="120" w:line="240" w:lineRule="auto"/>
        <w:rPr>
          <w:lang w:val="en-GB"/>
        </w:rPr>
      </w:pPr>
      <w:r>
        <w:rPr>
          <w:lang w:val="en-GB"/>
        </w:rPr>
        <w:t xml:space="preserve">In addition, this specification </w:t>
      </w:r>
      <w:commentRangeStart w:id="208"/>
      <w:r>
        <w:rPr>
          <w:lang w:val="en-GB"/>
        </w:rPr>
        <w:t>uses the following abbreviated terms</w:t>
      </w:r>
      <w:commentRangeEnd w:id="208"/>
      <w:r>
        <w:rPr>
          <w:rStyle w:val="CommentReference"/>
        </w:rPr>
        <w:commentReference w:id="208"/>
      </w:r>
      <w:r>
        <w:rPr>
          <w:lang w:val="en-GB"/>
        </w:rPr>
        <w:t>:</w:t>
      </w:r>
    </w:p>
    <w:p w14:paraId="287D4343" w14:textId="3C6D95C8" w:rsidR="00217B74" w:rsidRDefault="00217B74" w:rsidP="0069008F">
      <w:pPr>
        <w:tabs>
          <w:tab w:val="left" w:pos="993"/>
        </w:tabs>
        <w:spacing w:after="120" w:line="240" w:lineRule="auto"/>
        <w:rPr>
          <w:lang w:val="en-GB"/>
        </w:rPr>
      </w:pPr>
      <w:r>
        <w:rPr>
          <w:lang w:val="en-GB"/>
        </w:rPr>
        <w:t>ENC</w:t>
      </w:r>
      <w:r>
        <w:rPr>
          <w:lang w:val="en-GB"/>
        </w:rPr>
        <w:tab/>
        <w:t>Electronic Navigational Chart</w:t>
      </w:r>
    </w:p>
    <w:p w14:paraId="6542625F" w14:textId="34C7100F" w:rsidR="00217B74" w:rsidRDefault="00217B74" w:rsidP="0069008F">
      <w:pPr>
        <w:tabs>
          <w:tab w:val="left" w:pos="993"/>
        </w:tabs>
        <w:spacing w:after="120" w:line="240" w:lineRule="auto"/>
        <w:rPr>
          <w:lang w:val="en-GB"/>
        </w:rPr>
      </w:pPr>
      <w:r>
        <w:rPr>
          <w:lang w:val="en-GB"/>
        </w:rPr>
        <w:t>GML</w:t>
      </w:r>
      <w:r>
        <w:rPr>
          <w:lang w:val="en-GB"/>
        </w:rPr>
        <w:tab/>
        <w:t>Geography Markup Language</w:t>
      </w:r>
    </w:p>
    <w:p w14:paraId="601D5F72" w14:textId="38C7D4FB" w:rsidR="007C6D08" w:rsidRDefault="007C6D08" w:rsidP="0069008F">
      <w:pPr>
        <w:tabs>
          <w:tab w:val="left" w:pos="993"/>
        </w:tabs>
        <w:spacing w:after="120" w:line="240" w:lineRule="auto"/>
        <w:rPr>
          <w:lang w:val="en-GB"/>
        </w:rPr>
      </w:pPr>
      <w:r>
        <w:rPr>
          <w:lang w:val="en-GB"/>
        </w:rPr>
        <w:t>MRN</w:t>
      </w:r>
      <w:r>
        <w:rPr>
          <w:lang w:val="en-GB"/>
        </w:rPr>
        <w:tab/>
        <w:t>Maritime Resource Name</w:t>
      </w:r>
    </w:p>
    <w:p w14:paraId="388290A3" w14:textId="6E895BE1" w:rsidR="0069008F" w:rsidRPr="003A655F" w:rsidRDefault="007C6D08" w:rsidP="0069008F">
      <w:pPr>
        <w:tabs>
          <w:tab w:val="left" w:pos="993"/>
        </w:tabs>
        <w:spacing w:after="120" w:line="240" w:lineRule="auto"/>
        <w:rPr>
          <w:lang w:val="en-GB"/>
        </w:rPr>
      </w:pPr>
      <w:r>
        <w:rPr>
          <w:lang w:val="en-GB"/>
        </w:rPr>
        <w:t>NAVWARN</w:t>
      </w:r>
      <w:r w:rsidR="002606A0">
        <w:rPr>
          <w:lang w:val="en-GB"/>
        </w:rPr>
        <w:tab/>
      </w:r>
      <w:r>
        <w:rPr>
          <w:lang w:val="en-GB"/>
        </w:rPr>
        <w:t>Navigational Warning</w:t>
      </w:r>
      <w:r w:rsidR="0069008F" w:rsidRPr="003A655F">
        <w:rPr>
          <w:lang w:val="en-GB"/>
        </w:rPr>
        <w:tab/>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000032F1">
      <w:pPr>
        <w:pStyle w:val="Heading3"/>
      </w:pPr>
      <w:bookmarkStart w:id="209" w:name="_Toc179556260"/>
      <w:r>
        <w:t>Symbols</w:t>
      </w:r>
      <w:bookmarkEnd w:id="209"/>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210" w:name="_Toc179556261"/>
      <w:bookmarkStart w:id="211" w:name="_Toc412810746"/>
      <w:r w:rsidRPr="00CF30EA">
        <w:rPr>
          <w:lang w:val="en-GB"/>
        </w:rPr>
        <w:t>Use of language</w:t>
      </w:r>
      <w:bookmarkEnd w:id="210"/>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E57787">
      <w:pPr>
        <w:pStyle w:val="NormReference"/>
        <w:numPr>
          <w:ilvl w:val="0"/>
          <w:numId w:val="13"/>
        </w:numPr>
        <w:spacing w:after="60"/>
        <w:ind w:left="426" w:hanging="426"/>
        <w:rPr>
          <w:lang w:val="en-GB"/>
        </w:rPr>
      </w:pPr>
      <w:r w:rsidRPr="00CF30EA">
        <w:rPr>
          <w:lang w:val="en-GB"/>
        </w:rPr>
        <w:t>“Must” indicates a mandatory requirement.</w:t>
      </w:r>
    </w:p>
    <w:p w14:paraId="59706915" w14:textId="77777777" w:rsidR="00EB36F6" w:rsidRPr="00CF30EA" w:rsidRDefault="00EB36F6" w:rsidP="00E57787">
      <w:pPr>
        <w:pStyle w:val="NormReference"/>
        <w:numPr>
          <w:ilvl w:val="0"/>
          <w:numId w:val="13"/>
        </w:numPr>
        <w:spacing w:after="60"/>
        <w:ind w:left="426" w:hanging="426"/>
        <w:rPr>
          <w:lang w:val="en-GB"/>
        </w:rPr>
      </w:pPr>
      <w:r w:rsidRPr="00CF30EA">
        <w:rPr>
          <w:lang w:val="en-GB"/>
        </w:rPr>
        <w:t xml:space="preserve">“Should” indicates an optional requirement, that is the recommended process to be </w:t>
      </w:r>
      <w:proofErr w:type="gramStart"/>
      <w:r w:rsidRPr="00CF30EA">
        <w:rPr>
          <w:lang w:val="en-GB"/>
        </w:rPr>
        <w:t>followed, but</w:t>
      </w:r>
      <w:proofErr w:type="gramEnd"/>
      <w:r w:rsidRPr="00CF30EA">
        <w:rPr>
          <w:lang w:val="en-GB"/>
        </w:rPr>
        <w:t xml:space="preserve"> is not mandatory.</w:t>
      </w:r>
    </w:p>
    <w:p w14:paraId="487C40DE" w14:textId="77777777" w:rsidR="00EB36F6" w:rsidRDefault="00EB36F6" w:rsidP="00E57787">
      <w:pPr>
        <w:pStyle w:val="NormReference"/>
        <w:numPr>
          <w:ilvl w:val="0"/>
          <w:numId w:val="13"/>
        </w:numPr>
        <w:ind w:left="425" w:hanging="425"/>
        <w:rPr>
          <w:lang w:val="en-GB"/>
        </w:rPr>
      </w:pPr>
      <w:r w:rsidRPr="00CF30EA">
        <w:rPr>
          <w:lang w:val="en-GB"/>
        </w:rPr>
        <w:t>“May” means “allowed to” or “could possibly</w:t>
      </w:r>
      <w:proofErr w:type="gramStart"/>
      <w:r w:rsidRPr="00CF30EA">
        <w:rPr>
          <w:lang w:val="en-GB"/>
        </w:rPr>
        <w:t>”, and</w:t>
      </w:r>
      <w:proofErr w:type="gramEnd"/>
      <w:r w:rsidRPr="00CF30EA">
        <w:rPr>
          <w:lang w:val="en-GB"/>
        </w:rPr>
        <w:t xml:space="preserve">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Heading2"/>
        <w:tabs>
          <w:tab w:val="clear" w:pos="540"/>
          <w:tab w:val="clear" w:pos="700"/>
          <w:tab w:val="left" w:pos="709"/>
        </w:tabs>
        <w:spacing w:before="120" w:after="200"/>
        <w:ind w:left="709" w:hanging="709"/>
        <w:rPr>
          <w:lang w:val="en-GB"/>
        </w:rPr>
      </w:pPr>
      <w:bookmarkStart w:id="212" w:name="_Toc179556262"/>
      <w:r w:rsidRPr="00CF30EA">
        <w:rPr>
          <w:lang w:val="en-GB"/>
        </w:rPr>
        <w:t xml:space="preserve">General </w:t>
      </w:r>
      <w:r w:rsidR="001F3EEB">
        <w:rPr>
          <w:lang w:val="en-GB"/>
        </w:rPr>
        <w:t>d</w:t>
      </w:r>
      <w:r w:rsidRPr="00CF30EA">
        <w:rPr>
          <w:lang w:val="en-GB"/>
        </w:rPr>
        <w:t>escription</w:t>
      </w:r>
      <w:bookmarkEnd w:id="212"/>
    </w:p>
    <w:p w14:paraId="0BBAB8DA" w14:textId="49E2767B" w:rsidR="007724B6" w:rsidDel="00814C70" w:rsidRDefault="007724B6" w:rsidP="007724B6">
      <w:pPr>
        <w:rPr>
          <w:del w:id="213" w:author="Stacy Timothy -Ed- E Jr NGA-SFHPQ USA CIV [2]" w:date="2026-06-16T15:04:00Z" w16du:dateUtc="2026-06-16T19:04:00Z"/>
          <w:lang w:val="en-GB"/>
        </w:rPr>
      </w:pPr>
      <w:r>
        <w:rPr>
          <w:lang w:val="en-GB"/>
        </w:rPr>
        <w:t>S-158</w:t>
      </w:r>
      <w:r w:rsidR="00E5222B">
        <w:rPr>
          <w:lang w:val="en-GB"/>
        </w:rPr>
        <w:t>:</w:t>
      </w:r>
      <w:r w:rsidR="007C6D08">
        <w:rPr>
          <w:lang w:val="en-GB"/>
        </w:rPr>
        <w:t xml:space="preserve">124 </w:t>
      </w:r>
      <w:r>
        <w:rPr>
          <w:lang w:val="en-GB"/>
        </w:rPr>
        <w:t xml:space="preserve">is a specification describing </w:t>
      </w:r>
      <w:r w:rsidR="00E5222B">
        <w:rPr>
          <w:lang w:val="en-GB"/>
        </w:rPr>
        <w:t xml:space="preserve">product-specific </w:t>
      </w:r>
      <w:r>
        <w:rPr>
          <w:lang w:val="en-GB"/>
        </w:rPr>
        <w:t>validation checks for S-</w:t>
      </w:r>
      <w:r w:rsidR="007C6D08">
        <w:rPr>
          <w:lang w:val="en-GB"/>
        </w:rPr>
        <w:t xml:space="preserve">124 </w:t>
      </w:r>
      <w:r w:rsidR="004F095A">
        <w:rPr>
          <w:lang w:val="en-GB"/>
        </w:rPr>
        <w:t>products.</w:t>
      </w:r>
      <w:r>
        <w:rPr>
          <w:lang w:val="en-GB"/>
        </w:rPr>
        <w:t xml:space="preserve"> </w:t>
      </w:r>
      <w:r w:rsidR="004F095A">
        <w:rPr>
          <w:lang w:val="en-GB"/>
        </w:rPr>
        <w:t>T</w:t>
      </w:r>
      <w:r>
        <w:rPr>
          <w:lang w:val="en-GB"/>
        </w:rPr>
        <w:t xml:space="preserve">here are no data products based directly on </w:t>
      </w:r>
      <w:r w:rsidR="004F095A" w:rsidRPr="001400B6">
        <w:rPr>
          <w:lang w:val="en-GB"/>
          <w:rPrChange w:id="214" w:author="Raphael Malyankar" w:date="2024-12-04T22:06:00Z" w16du:dateUtc="2024-12-05T05:06:00Z">
            <w:rPr>
              <w:highlight w:val="yellow"/>
              <w:lang w:val="en-GB"/>
            </w:rPr>
          </w:rPrChange>
        </w:rPr>
        <w:t xml:space="preserve">this edition of </w:t>
      </w:r>
      <w:r w:rsidRPr="001400B6">
        <w:rPr>
          <w:lang w:val="en-GB"/>
          <w:rPrChange w:id="215" w:author="Raphael Malyankar" w:date="2024-12-04T22:06:00Z" w16du:dateUtc="2024-12-05T05:06:00Z">
            <w:rPr>
              <w:highlight w:val="yellow"/>
              <w:lang w:val="en-GB"/>
            </w:rPr>
          </w:rPrChange>
        </w:rPr>
        <w:t>S-158</w:t>
      </w:r>
      <w:r w:rsidR="004F095A" w:rsidRPr="001400B6">
        <w:rPr>
          <w:lang w:val="en-GB"/>
          <w:rPrChange w:id="216" w:author="Raphael Malyankar" w:date="2024-12-04T22:06:00Z" w16du:dateUtc="2024-12-05T05:06:00Z">
            <w:rPr>
              <w:highlight w:val="yellow"/>
              <w:lang w:val="en-GB"/>
            </w:rPr>
          </w:rPrChange>
        </w:rPr>
        <w:t>:</w:t>
      </w:r>
      <w:r w:rsidR="007C6D08" w:rsidRPr="001400B6">
        <w:rPr>
          <w:lang w:val="en-GB"/>
          <w:rPrChange w:id="217" w:author="Raphael Malyankar" w:date="2024-12-04T22:06:00Z" w16du:dateUtc="2024-12-05T05:06:00Z">
            <w:rPr>
              <w:highlight w:val="yellow"/>
              <w:lang w:val="en-GB"/>
            </w:rPr>
          </w:rPrChange>
        </w:rPr>
        <w:t>12</w:t>
      </w:r>
      <w:r w:rsidR="007C6D08" w:rsidRPr="001400B6">
        <w:rPr>
          <w:lang w:val="en-GB"/>
        </w:rPr>
        <w:t>4</w:t>
      </w:r>
      <w:r w:rsidR="007C6D08">
        <w:rPr>
          <w:lang w:val="en-GB"/>
        </w:rPr>
        <w:t xml:space="preserve"> </w:t>
      </w:r>
      <w:r>
        <w:rPr>
          <w:lang w:val="en-GB"/>
        </w:rPr>
        <w:t>and therefore no general information applicable to data products conforming to it.</w:t>
      </w:r>
    </w:p>
    <w:p w14:paraId="1D7F89F8" w14:textId="79A68A0B" w:rsidR="00217B74" w:rsidRPr="007724B6" w:rsidDel="00814C70" w:rsidRDefault="00217B74" w:rsidP="00BA5050">
      <w:pPr>
        <w:rPr>
          <w:del w:id="218" w:author="Stacy Timothy -Ed- E Jr NGA-SFHPQ USA CIV [2]" w:date="2026-06-16T15:04:00Z" w16du:dateUtc="2026-06-16T19:04:00Z"/>
          <w:lang w:val="en-GB"/>
        </w:rPr>
      </w:pPr>
      <w:del w:id="219" w:author="Stacy Timothy -Ed- E Jr NGA-SFHPQ USA CIV [2]" w:date="2026-06-16T15:04:00Z" w16du:dateUtc="2026-06-16T19:04:00Z">
        <w:r w:rsidRPr="00217B74" w:rsidDel="00814C70">
          <w:rPr>
            <w:lang w:val="en-GB"/>
          </w:rPr>
          <w:delText xml:space="preserve">The </w:delText>
        </w:r>
        <w:r w:rsidDel="00814C70">
          <w:rPr>
            <w:lang w:val="en-GB"/>
          </w:rPr>
          <w:delText xml:space="preserve">validation </w:delText>
        </w:r>
        <w:r w:rsidRPr="00217B74" w:rsidDel="00814C70">
          <w:rPr>
            <w:lang w:val="en-GB"/>
          </w:rPr>
          <w:delText>checks are intended for production systems designed to produce S-124 Navigational Warning datasets. The checks can be administered at any time during the production phase.</w:delText>
        </w:r>
      </w:del>
    </w:p>
    <w:p w14:paraId="3B52D843" w14:textId="6F42B087" w:rsidR="00FE4EB7" w:rsidRPr="007724B6" w:rsidDel="001400B6" w:rsidRDefault="00FE4EB7" w:rsidP="00BA5050">
      <w:pPr>
        <w:rPr>
          <w:del w:id="220" w:author="Raphael Malyankar" w:date="2024-12-04T22:06:00Z" w16du:dateUtc="2024-12-05T05:06:00Z"/>
          <w:strike/>
          <w:lang w:val="en-GB"/>
        </w:rPr>
      </w:pPr>
      <w:del w:id="221" w:author="Raphael Malyankar" w:date="2024-12-04T22:06:00Z" w16du:dateUtc="2024-12-05T05:06:00Z">
        <w:r w:rsidRPr="007724B6" w:rsidDel="001400B6">
          <w:rPr>
            <w:strike/>
            <w:lang w:val="en-GB"/>
          </w:rPr>
          <w:delText>General information about data products conforming to this specification.</w:delText>
        </w:r>
      </w:del>
    </w:p>
    <w:bookmarkEnd w:id="211"/>
    <w:p w14:paraId="36546F99" w14:textId="7E903C80" w:rsidR="005A5F41" w:rsidRPr="007724B6" w:rsidDel="001400B6" w:rsidRDefault="005A5F41" w:rsidP="00814C70">
      <w:pPr>
        <w:autoSpaceDE w:val="0"/>
        <w:autoSpaceDN w:val="0"/>
        <w:adjustRightInd w:val="0"/>
        <w:spacing w:after="120" w:line="240" w:lineRule="auto"/>
        <w:rPr>
          <w:del w:id="222" w:author="Raphael Malyankar" w:date="2024-12-04T22:06:00Z" w16du:dateUtc="2024-12-05T05:06:00Z"/>
          <w:rFonts w:cs="Arial"/>
          <w:b/>
          <w:bCs/>
          <w:strike/>
          <w:lang w:val="en-GB"/>
        </w:rPr>
        <w:pPrChange w:id="223" w:author="Stacy Timothy -Ed- E Jr NGA-SFHPQ USA CIV [2]" w:date="2026-06-16T15:04:00Z" w16du:dateUtc="2026-06-16T19:04:00Z">
          <w:pPr>
            <w:autoSpaceDE w:val="0"/>
            <w:autoSpaceDN w:val="0"/>
            <w:adjustRightInd w:val="0"/>
            <w:spacing w:after="120" w:line="240" w:lineRule="auto"/>
            <w:ind w:left="1701" w:hanging="1701"/>
          </w:pPr>
        </w:pPrChange>
      </w:pPr>
      <w:del w:id="224" w:author="Raphael Malyankar" w:date="2024-12-04T22:06:00Z" w16du:dateUtc="2024-12-05T05:06:00Z">
        <w:r w:rsidRPr="007724B6" w:rsidDel="001400B6">
          <w:rPr>
            <w:rFonts w:cs="Arial"/>
            <w:b/>
            <w:bCs/>
            <w:strike/>
            <w:sz w:val="22"/>
            <w:szCs w:val="22"/>
            <w:lang w:val="en-GB"/>
          </w:rPr>
          <w:lastRenderedPageBreak/>
          <w:delText>Title:</w:delText>
        </w:r>
        <w:r w:rsidRPr="007724B6" w:rsidDel="001400B6">
          <w:rPr>
            <w:rFonts w:cs="Arial"/>
            <w:b/>
            <w:bCs/>
            <w:strike/>
            <w:lang w:val="en-GB"/>
          </w:rPr>
          <w:delText xml:space="preserve"> </w:delText>
        </w:r>
        <w:r w:rsidR="001F3EEB" w:rsidRPr="007724B6" w:rsidDel="001400B6">
          <w:rPr>
            <w:rFonts w:cs="Arial"/>
            <w:b/>
            <w:bCs/>
            <w:strike/>
            <w:lang w:val="en-GB"/>
          </w:rPr>
          <w:tab/>
        </w:r>
        <w:r w:rsidR="00FE4EB7" w:rsidRPr="007724B6" w:rsidDel="001400B6">
          <w:rPr>
            <w:rFonts w:cs="Arial"/>
            <w:strike/>
            <w:lang w:val="en-GB"/>
          </w:rPr>
          <w:delText>S-158:1</w:delText>
        </w:r>
        <w:r w:rsidR="00E735DA" w:rsidDel="001400B6">
          <w:rPr>
            <w:rFonts w:cs="Arial"/>
            <w:strike/>
            <w:lang w:val="en-GB"/>
          </w:rPr>
          <w:delText>24</w:delText>
        </w:r>
        <w:r w:rsidR="00FE4EB7" w:rsidRPr="007724B6" w:rsidDel="001400B6">
          <w:rPr>
            <w:rFonts w:cs="Arial"/>
            <w:strike/>
            <w:lang w:val="en-GB"/>
          </w:rPr>
          <w:delText xml:space="preserve"> </w:delText>
        </w:r>
        <w:r w:rsidR="00E735DA" w:rsidDel="001400B6">
          <w:rPr>
            <w:rFonts w:cs="Arial"/>
            <w:strike/>
            <w:lang w:val="en-GB"/>
          </w:rPr>
          <w:delText>Navigational Warnings</w:delText>
        </w:r>
        <w:r w:rsidR="00FE4EB7" w:rsidRPr="007724B6" w:rsidDel="001400B6">
          <w:rPr>
            <w:rFonts w:cs="Arial"/>
            <w:strike/>
            <w:lang w:val="en-GB"/>
          </w:rPr>
          <w:delText xml:space="preserve"> </w:delText>
        </w:r>
        <w:r w:rsidR="002B303B" w:rsidRPr="007724B6" w:rsidDel="001400B6">
          <w:rPr>
            <w:strike/>
            <w:lang w:val="en-GB"/>
          </w:rPr>
          <w:delText>Validation Checks</w:delText>
        </w:r>
      </w:del>
    </w:p>
    <w:p w14:paraId="149701E9" w14:textId="6A80A848" w:rsidR="005A5F41" w:rsidRPr="007724B6" w:rsidDel="001400B6" w:rsidRDefault="005A5F41" w:rsidP="00814C70">
      <w:pPr>
        <w:autoSpaceDE w:val="0"/>
        <w:autoSpaceDN w:val="0"/>
        <w:adjustRightInd w:val="0"/>
        <w:spacing w:after="120" w:line="240" w:lineRule="auto"/>
        <w:rPr>
          <w:del w:id="225" w:author="Raphael Malyankar" w:date="2024-12-04T22:06:00Z" w16du:dateUtc="2024-12-05T05:06:00Z"/>
          <w:rFonts w:cs="Arial"/>
          <w:b/>
          <w:bCs/>
          <w:strike/>
          <w:lang w:val="en-GB"/>
        </w:rPr>
        <w:pPrChange w:id="226" w:author="Stacy Timothy -Ed- E Jr NGA-SFHPQ USA CIV [2]" w:date="2026-06-16T15:04:00Z" w16du:dateUtc="2026-06-16T19:04:00Z">
          <w:pPr>
            <w:autoSpaceDE w:val="0"/>
            <w:autoSpaceDN w:val="0"/>
            <w:adjustRightInd w:val="0"/>
            <w:spacing w:after="120" w:line="240" w:lineRule="auto"/>
            <w:ind w:left="1701" w:hanging="1701"/>
          </w:pPr>
        </w:pPrChange>
      </w:pPr>
      <w:del w:id="227" w:author="Raphael Malyankar" w:date="2024-12-04T22:06:00Z" w16du:dateUtc="2024-12-05T05:06:00Z">
        <w:r w:rsidRPr="007724B6" w:rsidDel="001400B6">
          <w:rPr>
            <w:rFonts w:cs="Arial"/>
            <w:b/>
            <w:bCs/>
            <w:strike/>
            <w:sz w:val="22"/>
            <w:szCs w:val="22"/>
            <w:lang w:val="en-GB"/>
          </w:rPr>
          <w:delText>Abstract:</w:delText>
        </w:r>
        <w:r w:rsidRPr="007724B6" w:rsidDel="001400B6">
          <w:rPr>
            <w:rFonts w:cs="Arial"/>
            <w:b/>
            <w:bCs/>
            <w:strike/>
            <w:lang w:val="en-GB"/>
          </w:rPr>
          <w:delText xml:space="preserve"> </w:delText>
        </w:r>
        <w:r w:rsidR="001F3EEB" w:rsidRPr="007724B6" w:rsidDel="001400B6">
          <w:rPr>
            <w:rFonts w:cs="Arial"/>
            <w:b/>
            <w:bCs/>
            <w:strike/>
            <w:lang w:val="en-GB"/>
          </w:rPr>
          <w:tab/>
        </w:r>
        <w:bookmarkStart w:id="228" w:name="_Hlk172204275"/>
        <w:r w:rsidR="00FE4EB7" w:rsidRPr="007724B6" w:rsidDel="001400B6">
          <w:rPr>
            <w:strike/>
            <w:lang w:val="en-GB"/>
          </w:rPr>
          <w:delText>This document describes</w:delText>
        </w:r>
        <w:r w:rsidR="004F095A" w:rsidDel="001400B6">
          <w:rPr>
            <w:strike/>
            <w:lang w:val="en-GB"/>
          </w:rPr>
          <w:delText xml:space="preserve"> </w:delText>
        </w:r>
        <w:r w:rsidR="00002576" w:rsidRPr="007724B6" w:rsidDel="001400B6">
          <w:rPr>
            <w:strike/>
            <w:lang w:val="en-GB"/>
          </w:rPr>
          <w:delText>validation checks for S-</w:delText>
        </w:r>
        <w:r w:rsidR="00215A58" w:rsidDel="001400B6">
          <w:rPr>
            <w:strike/>
            <w:lang w:val="en-GB"/>
          </w:rPr>
          <w:delText>12</w:delText>
        </w:r>
        <w:r w:rsidR="00E735DA" w:rsidDel="001400B6">
          <w:rPr>
            <w:strike/>
            <w:lang w:val="en-GB"/>
          </w:rPr>
          <w:delText>4</w:delText>
        </w:r>
        <w:r w:rsidR="00002576" w:rsidRPr="007724B6" w:rsidDel="001400B6">
          <w:rPr>
            <w:strike/>
            <w:lang w:val="en-GB"/>
          </w:rPr>
          <w:delText xml:space="preserve"> data products</w:delText>
        </w:r>
        <w:r w:rsidR="00FE4EB7" w:rsidRPr="007724B6" w:rsidDel="001400B6">
          <w:rPr>
            <w:strike/>
            <w:lang w:val="en-GB"/>
          </w:rPr>
          <w:delText>.</w:delText>
        </w:r>
        <w:bookmarkEnd w:id="228"/>
      </w:del>
    </w:p>
    <w:p w14:paraId="74B3C830" w14:textId="2ACFCE01" w:rsidR="005A5F41" w:rsidRPr="007724B6" w:rsidDel="001400B6" w:rsidRDefault="005A5F41" w:rsidP="00814C70">
      <w:pPr>
        <w:autoSpaceDE w:val="0"/>
        <w:autoSpaceDN w:val="0"/>
        <w:adjustRightInd w:val="0"/>
        <w:spacing w:after="120" w:line="240" w:lineRule="auto"/>
        <w:rPr>
          <w:del w:id="229" w:author="Raphael Malyankar" w:date="2024-12-04T22:06:00Z" w16du:dateUtc="2024-12-05T05:06:00Z"/>
          <w:strike/>
          <w:lang w:val="en-GB"/>
        </w:rPr>
        <w:pPrChange w:id="230" w:author="Stacy Timothy -Ed- E Jr NGA-SFHPQ USA CIV [2]" w:date="2026-06-16T15:04:00Z" w16du:dateUtc="2026-06-16T19:04:00Z">
          <w:pPr>
            <w:autoSpaceDE w:val="0"/>
            <w:autoSpaceDN w:val="0"/>
            <w:adjustRightInd w:val="0"/>
            <w:spacing w:after="120" w:line="240" w:lineRule="auto"/>
            <w:ind w:left="1701" w:hanging="1701"/>
          </w:pPr>
        </w:pPrChange>
      </w:pPr>
      <w:del w:id="231" w:author="Raphael Malyankar" w:date="2024-12-04T22:06:00Z" w16du:dateUtc="2024-12-05T05:06:00Z">
        <w:r w:rsidRPr="007724B6" w:rsidDel="001400B6">
          <w:rPr>
            <w:rFonts w:cs="Arial"/>
            <w:b/>
            <w:bCs/>
            <w:strike/>
            <w:sz w:val="22"/>
            <w:szCs w:val="22"/>
            <w:lang w:val="en-GB"/>
          </w:rPr>
          <w:delText>Content:</w:delText>
        </w:r>
        <w:r w:rsidRPr="007724B6" w:rsidDel="001400B6">
          <w:rPr>
            <w:rFonts w:cs="Arial"/>
            <w:b/>
            <w:bCs/>
            <w:strike/>
            <w:lang w:val="en-GB"/>
          </w:rPr>
          <w:delText xml:space="preserve"> </w:delText>
        </w:r>
        <w:r w:rsidR="001F3EEB" w:rsidRPr="007724B6" w:rsidDel="001400B6">
          <w:rPr>
            <w:rFonts w:cs="Arial"/>
            <w:b/>
            <w:bCs/>
            <w:strike/>
            <w:lang w:val="en-GB"/>
          </w:rPr>
          <w:tab/>
        </w:r>
        <w:r w:rsidR="00FE4EB7" w:rsidRPr="007724B6" w:rsidDel="001400B6">
          <w:rPr>
            <w:rFonts w:cs="Arial"/>
            <w:strike/>
            <w:lang w:val="en-GB"/>
          </w:rPr>
          <w:delText>Not appl</w:delText>
        </w:r>
        <w:r w:rsidR="004F095A" w:rsidDel="001400B6">
          <w:rPr>
            <w:rFonts w:cs="Arial"/>
            <w:strike/>
            <w:lang w:val="en-GB"/>
          </w:rPr>
          <w:delText>icable</w:delText>
        </w:r>
      </w:del>
    </w:p>
    <w:p w14:paraId="7302DEB0" w14:textId="6C0F8E01" w:rsidR="005A5F41" w:rsidRPr="007724B6" w:rsidDel="001400B6" w:rsidRDefault="005A5F41" w:rsidP="00814C70">
      <w:pPr>
        <w:autoSpaceDE w:val="0"/>
        <w:autoSpaceDN w:val="0"/>
        <w:adjustRightInd w:val="0"/>
        <w:spacing w:after="60" w:line="240" w:lineRule="auto"/>
        <w:rPr>
          <w:del w:id="232" w:author="Raphael Malyankar" w:date="2024-12-04T22:06:00Z" w16du:dateUtc="2024-12-05T05:06:00Z"/>
          <w:rFonts w:cs="Arial"/>
          <w:strike/>
          <w:lang w:val="en-GB"/>
        </w:rPr>
        <w:pPrChange w:id="233" w:author="Stacy Timothy -Ed- E Jr NGA-SFHPQ USA CIV [2]" w:date="2026-06-16T15:04:00Z" w16du:dateUtc="2026-06-16T19:04:00Z">
          <w:pPr>
            <w:autoSpaceDE w:val="0"/>
            <w:autoSpaceDN w:val="0"/>
            <w:adjustRightInd w:val="0"/>
            <w:spacing w:after="60" w:line="240" w:lineRule="auto"/>
            <w:ind w:left="1701" w:hanging="1701"/>
          </w:pPr>
        </w:pPrChange>
      </w:pPr>
      <w:del w:id="234" w:author="Raphael Malyankar" w:date="2024-12-04T22:06:00Z" w16du:dateUtc="2024-12-05T05:06:00Z">
        <w:r w:rsidRPr="007724B6" w:rsidDel="001400B6">
          <w:rPr>
            <w:rFonts w:cs="Arial"/>
            <w:b/>
            <w:bCs/>
            <w:strike/>
            <w:sz w:val="22"/>
            <w:szCs w:val="22"/>
            <w:lang w:val="en-GB"/>
          </w:rPr>
          <w:delText xml:space="preserve">Spatial Extent: </w:delText>
        </w:r>
        <w:r w:rsidR="00165EA7" w:rsidRPr="007724B6" w:rsidDel="001400B6">
          <w:rPr>
            <w:rFonts w:cs="Arial"/>
            <w:strike/>
            <w:sz w:val="22"/>
            <w:szCs w:val="22"/>
            <w:lang w:val="en-GB"/>
          </w:rPr>
          <w:tab/>
        </w:r>
        <w:r w:rsidR="00113EC1" w:rsidRPr="007724B6" w:rsidDel="001400B6">
          <w:rPr>
            <w:rFonts w:cs="Arial"/>
            <w:strike/>
            <w:lang w:val="en-GB"/>
          </w:rPr>
          <w:delText>N/A</w:delText>
        </w:r>
      </w:del>
    </w:p>
    <w:p w14:paraId="51884614" w14:textId="0DEC9414" w:rsidR="00FE4EB7" w:rsidRPr="007724B6" w:rsidDel="001400B6" w:rsidRDefault="00FE4EB7" w:rsidP="00814C70">
      <w:pPr>
        <w:autoSpaceDE w:val="0"/>
        <w:autoSpaceDN w:val="0"/>
        <w:adjustRightInd w:val="0"/>
        <w:spacing w:after="60" w:line="240" w:lineRule="auto"/>
        <w:rPr>
          <w:del w:id="235" w:author="Raphael Malyankar" w:date="2024-12-04T22:06:00Z" w16du:dateUtc="2024-12-05T05:06:00Z"/>
          <w:rFonts w:cs="Arial"/>
          <w:b/>
          <w:bCs/>
          <w:strike/>
          <w:lang w:val="en-GB"/>
        </w:rPr>
        <w:pPrChange w:id="236" w:author="Stacy Timothy -Ed- E Jr NGA-SFHPQ USA CIV [2]" w:date="2026-06-16T15:04:00Z" w16du:dateUtc="2026-06-16T19:04:00Z">
          <w:pPr>
            <w:autoSpaceDE w:val="0"/>
            <w:autoSpaceDN w:val="0"/>
            <w:adjustRightInd w:val="0"/>
            <w:spacing w:after="60" w:line="240" w:lineRule="auto"/>
            <w:ind w:left="1701" w:hanging="1701"/>
          </w:pPr>
        </w:pPrChange>
      </w:pPr>
      <w:del w:id="237" w:author="Raphael Malyankar" w:date="2024-12-04T22:06:00Z" w16du:dateUtc="2024-12-05T05:06:00Z">
        <w:r w:rsidRPr="007724B6" w:rsidDel="001400B6">
          <w:rPr>
            <w:rFonts w:cs="Arial"/>
            <w:b/>
            <w:bCs/>
            <w:strike/>
            <w:sz w:val="22"/>
            <w:szCs w:val="22"/>
            <w:lang w:val="en-GB"/>
          </w:rPr>
          <w:delText>Temporal Extent:</w:delText>
        </w:r>
        <w:r w:rsidRPr="007724B6" w:rsidDel="001400B6">
          <w:rPr>
            <w:rFonts w:cs="Arial"/>
            <w:strike/>
            <w:lang w:val="en-GB"/>
          </w:rPr>
          <w:tab/>
          <w:delText>N/A</w:delText>
        </w:r>
      </w:del>
    </w:p>
    <w:p w14:paraId="5E72DD10" w14:textId="259FE48F" w:rsidR="005A5F41" w:rsidRPr="007724B6" w:rsidDel="001400B6" w:rsidRDefault="00FE4EB7" w:rsidP="00814C70">
      <w:pPr>
        <w:spacing w:after="120" w:line="240" w:lineRule="auto"/>
        <w:rPr>
          <w:del w:id="238" w:author="Raphael Malyankar" w:date="2024-12-04T22:06:00Z" w16du:dateUtc="2024-12-05T05:06:00Z"/>
          <w:strike/>
          <w:lang w:val="en-GB"/>
        </w:rPr>
        <w:pPrChange w:id="239" w:author="Stacy Timothy -Ed- E Jr NGA-SFHPQ USA CIV [2]" w:date="2026-06-16T15:04:00Z" w16du:dateUtc="2026-06-16T19:04:00Z">
          <w:pPr>
            <w:spacing w:after="120" w:line="240" w:lineRule="auto"/>
            <w:ind w:left="1701" w:hanging="1701"/>
          </w:pPr>
        </w:pPrChange>
      </w:pPr>
      <w:del w:id="240" w:author="Raphael Malyankar" w:date="2024-12-04T22:06:00Z" w16du:dateUtc="2024-12-05T05:06:00Z">
        <w:r w:rsidRPr="007724B6" w:rsidDel="001400B6">
          <w:rPr>
            <w:rFonts w:cs="Arial"/>
            <w:b/>
            <w:bCs/>
            <w:strike/>
            <w:sz w:val="22"/>
            <w:szCs w:val="22"/>
            <w:lang w:val="en-GB"/>
          </w:rPr>
          <w:delText xml:space="preserve">Specific </w:delText>
        </w:r>
        <w:r w:rsidR="005A5F41" w:rsidRPr="007724B6" w:rsidDel="001400B6">
          <w:rPr>
            <w:rFonts w:cs="Arial"/>
            <w:b/>
            <w:bCs/>
            <w:strike/>
            <w:sz w:val="22"/>
            <w:szCs w:val="22"/>
            <w:lang w:val="en-GB"/>
          </w:rPr>
          <w:delText>Purpose:</w:delText>
        </w:r>
        <w:r w:rsidR="005A5F41" w:rsidRPr="007724B6" w:rsidDel="001400B6">
          <w:rPr>
            <w:rFonts w:cs="Arial"/>
            <w:b/>
            <w:bCs/>
            <w:strike/>
            <w:lang w:val="en-GB"/>
          </w:rPr>
          <w:delText xml:space="preserve"> </w:delText>
        </w:r>
        <w:r w:rsidR="00165EA7" w:rsidRPr="007724B6" w:rsidDel="001400B6">
          <w:rPr>
            <w:rFonts w:cs="Arial"/>
            <w:b/>
            <w:bCs/>
            <w:strike/>
            <w:lang w:val="en-GB"/>
          </w:rPr>
          <w:tab/>
        </w:r>
        <w:r w:rsidR="004F095A" w:rsidDel="001400B6">
          <w:rPr>
            <w:strike/>
            <w:lang w:val="en-GB"/>
          </w:rPr>
          <w:delText>Validation of S-</w:delText>
        </w:r>
        <w:r w:rsidR="00215A58" w:rsidDel="001400B6">
          <w:rPr>
            <w:strike/>
            <w:lang w:val="en-GB"/>
          </w:rPr>
          <w:delText>12</w:delText>
        </w:r>
        <w:r w:rsidR="00E735DA" w:rsidDel="001400B6">
          <w:rPr>
            <w:strike/>
            <w:lang w:val="en-GB"/>
          </w:rPr>
          <w:delText>4</w:delText>
        </w:r>
        <w:r w:rsidR="004F095A" w:rsidDel="001400B6">
          <w:rPr>
            <w:strike/>
            <w:lang w:val="en-GB"/>
          </w:rPr>
          <w:delText xml:space="preserve"> datasets and exchange sets.</w:delText>
        </w:r>
      </w:del>
    </w:p>
    <w:p w14:paraId="0BED95DF" w14:textId="77777777" w:rsidR="00165EA7" w:rsidRPr="00165EA7" w:rsidRDefault="00165EA7" w:rsidP="00814C70">
      <w:pPr>
        <w:rPr>
          <w:lang w:val="en-GB"/>
        </w:rPr>
        <w:pPrChange w:id="241" w:author="Stacy Timothy -Ed- E Jr NGA-SFHPQ USA CIV [2]" w:date="2026-06-16T15:04:00Z" w16du:dateUtc="2026-06-16T19:04:00Z">
          <w:pPr>
            <w:spacing w:after="120" w:line="240" w:lineRule="auto"/>
            <w:ind w:left="1701" w:hanging="1701"/>
          </w:pPr>
        </w:pPrChange>
      </w:pPr>
    </w:p>
    <w:p w14:paraId="325FA959" w14:textId="41CBA65E"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242" w:name="_Toc179556263"/>
      <w:bookmarkStart w:id="243" w:name="_Toc412810747"/>
      <w:r w:rsidRPr="00CF30EA">
        <w:rPr>
          <w:lang w:val="en-GB"/>
        </w:rPr>
        <w:t>Specification metadata and maintenance</w:t>
      </w:r>
      <w:bookmarkEnd w:id="242"/>
    </w:p>
    <w:p w14:paraId="579CCD5E" w14:textId="4468B390" w:rsidR="00005A3B" w:rsidRPr="00CF30EA" w:rsidRDefault="00005A3B" w:rsidP="00165EA7">
      <w:pPr>
        <w:pStyle w:val="Heading3"/>
        <w:tabs>
          <w:tab w:val="clear" w:pos="660"/>
          <w:tab w:val="clear" w:pos="880"/>
          <w:tab w:val="left" w:pos="851"/>
        </w:tabs>
        <w:spacing w:before="120" w:after="120" w:line="240" w:lineRule="auto"/>
        <w:ind w:left="851" w:hanging="851"/>
      </w:pPr>
      <w:bookmarkStart w:id="244" w:name="_Toc179556264"/>
      <w:bookmarkEnd w:id="243"/>
      <w:r w:rsidRPr="00CF30EA">
        <w:t xml:space="preserve">Specification </w:t>
      </w:r>
      <w:r w:rsidR="00165EA7">
        <w:t>m</w:t>
      </w:r>
      <w:r w:rsidRPr="00CF30EA">
        <w:t>etadata</w:t>
      </w:r>
      <w:bookmarkEnd w:id="244"/>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0DBEB860"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del w:id="245" w:author="Stacy Timothy -Ed- E Jr NGA-SFHPQ USA CIV [2]" w:date="2026-06-16T15:04:00Z" w16du:dateUtc="2026-06-16T19:04:00Z">
        <w:r w:rsidR="00E735DA" w:rsidDel="00814C70">
          <w:rPr>
            <w:lang w:val="en-GB"/>
          </w:rPr>
          <w:delText>Naviational</w:delText>
        </w:r>
      </w:del>
      <w:ins w:id="246" w:author="Stacy Timothy -Ed- E Jr NGA-SFHPQ USA CIV [2]" w:date="2026-06-16T15:04:00Z" w16du:dateUtc="2026-06-16T19:04:00Z">
        <w:r w:rsidR="00814C70">
          <w:rPr>
            <w:lang w:val="en-GB"/>
          </w:rPr>
          <w:t>Navigational</w:t>
        </w:r>
      </w:ins>
      <w:r w:rsidR="00E735DA">
        <w:rPr>
          <w:lang w:val="en-GB"/>
        </w:rPr>
        <w:t xml:space="preserve"> Warnings</w:t>
      </w:r>
      <w:r w:rsidR="004F095A">
        <w:rPr>
          <w:lang w:val="en-GB"/>
        </w:rPr>
        <w:t xml:space="preserve"> </w:t>
      </w:r>
      <w:r w:rsidR="00113EC1">
        <w:rPr>
          <w:lang w:val="en-GB"/>
        </w:rPr>
        <w:t>Validation Checks</w:t>
      </w:r>
    </w:p>
    <w:p w14:paraId="1501621B" w14:textId="7ECAB0AB" w:rsidR="00CC2BE1" w:rsidRPr="00CF30EA" w:rsidRDefault="007724B6" w:rsidP="00165EA7">
      <w:pPr>
        <w:tabs>
          <w:tab w:val="left" w:pos="1701"/>
        </w:tabs>
        <w:spacing w:after="120" w:line="240" w:lineRule="auto"/>
        <w:rPr>
          <w:lang w:val="en-GB"/>
        </w:rPr>
      </w:pPr>
      <w:r>
        <w:rPr>
          <w:b/>
          <w:sz w:val="22"/>
          <w:szCs w:val="22"/>
          <w:lang w:val="en-GB"/>
        </w:rPr>
        <w:t>V</w:t>
      </w:r>
      <w:r w:rsidR="00CC2BE1" w:rsidRPr="00165EA7">
        <w:rPr>
          <w:b/>
          <w:sz w:val="22"/>
          <w:szCs w:val="22"/>
          <w:lang w:val="en-GB"/>
        </w:rPr>
        <w:t>ersion</w:t>
      </w:r>
      <w:r w:rsidR="00121B72" w:rsidRPr="00165EA7">
        <w:rPr>
          <w:b/>
          <w:sz w:val="22"/>
          <w:szCs w:val="22"/>
          <w:lang w:val="en-GB"/>
        </w:rPr>
        <w:t>:</w:t>
      </w:r>
      <w:r w:rsidR="00121B72" w:rsidRPr="00CF30EA">
        <w:rPr>
          <w:lang w:val="en-GB"/>
        </w:rPr>
        <w:t xml:space="preserve"> </w:t>
      </w:r>
      <w:r w:rsidR="0074556E" w:rsidRPr="00CF30EA">
        <w:rPr>
          <w:lang w:val="en-GB"/>
        </w:rPr>
        <w:tab/>
      </w:r>
      <w:del w:id="247" w:author="Stacy Timothy -Ed- E Jr NGA-SFHPQ USA CIV" w:date="2026-03-27T13:17:00Z" w16du:dateUtc="2026-03-27T17:17:00Z">
        <w:r w:rsidDel="004E38B6">
          <w:rPr>
            <w:lang w:val="en-GB"/>
          </w:rPr>
          <w:delText>0.</w:delText>
        </w:r>
      </w:del>
      <w:ins w:id="248" w:author="Raphael Malyankar" w:date="2024-12-04T22:06:00Z" w16du:dateUtc="2024-12-05T05:06:00Z">
        <w:del w:id="249" w:author="Stacy Timothy -Ed- E Jr NGA-SFHPQ USA CIV" w:date="2026-03-27T13:17:00Z" w16du:dateUtc="2026-03-27T17:17:00Z">
          <w:r w:rsidR="001400B6" w:rsidDel="004E38B6">
            <w:rPr>
              <w:lang w:val="en-GB"/>
            </w:rPr>
            <w:delText>2</w:delText>
          </w:r>
        </w:del>
      </w:ins>
      <w:del w:id="250" w:author="Stacy Timothy -Ed- E Jr NGA-SFHPQ USA CIV" w:date="2026-03-27T13:17:00Z" w16du:dateUtc="2026-03-27T17:17:00Z">
        <w:r w:rsidR="008739B6" w:rsidDel="004E38B6">
          <w:rPr>
            <w:lang w:val="en-GB"/>
          </w:rPr>
          <w:delText>1</w:delText>
        </w:r>
        <w:r w:rsidDel="004E38B6">
          <w:rPr>
            <w:lang w:val="en-GB"/>
          </w:rPr>
          <w:delText>.0</w:delText>
        </w:r>
      </w:del>
      <w:ins w:id="251" w:author="Stacy Timothy -Ed- E Jr NGA-SFHPQ USA CIV [2]" w:date="2026-06-16T15:04:00Z" w16du:dateUtc="2026-06-16T19:04:00Z">
        <w:r w:rsidR="00814C70">
          <w:rPr>
            <w:lang w:val="en-GB"/>
          </w:rPr>
          <w:t>1</w:t>
        </w:r>
      </w:ins>
      <w:ins w:id="252" w:author="Stacy Timothy -Ed- E Jr NGA-SFHPQ USA CIV" w:date="2026-03-27T13:17:00Z" w16du:dateUtc="2026-03-27T17:17:00Z">
        <w:del w:id="253" w:author="Stacy Timothy -Ed- E Jr NGA-SFHPQ USA CIV [2]" w:date="2026-06-16T15:04:00Z" w16du:dateUtc="2026-06-16T19:04:00Z">
          <w:r w:rsidR="004E38B6" w:rsidDel="00814C70">
            <w:rPr>
              <w:lang w:val="en-GB"/>
            </w:rPr>
            <w:delText>1</w:delText>
          </w:r>
        </w:del>
        <w:r w:rsidR="004E38B6">
          <w:rPr>
            <w:lang w:val="en-GB"/>
          </w:rPr>
          <w:t>.0.0</w:t>
        </w:r>
      </w:ins>
    </w:p>
    <w:p w14:paraId="0F27C97C" w14:textId="6BF393E1"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ins w:id="254" w:author="Stacy Timothy -Ed- E Jr NGA-SFHPQ USA CIV [2]" w:date="2026-06-16T15:04:00Z" w16du:dateUtc="2026-06-16T19:04:00Z">
        <w:r w:rsidR="00E201E6">
          <w:rPr>
            <w:lang w:val="en-GB"/>
          </w:rPr>
          <w:t xml:space="preserve">XXX </w:t>
        </w:r>
      </w:ins>
      <w:del w:id="255" w:author="Stacy Timothy -Ed- E Jr NGA-SFHPQ USA CIV" w:date="2026-03-27T13:17:00Z" w16du:dateUtc="2026-03-27T17:17:00Z">
        <w:r w:rsidR="00DE5DF0" w:rsidDel="004E38B6">
          <w:rPr>
            <w:lang w:val="en-GB"/>
          </w:rPr>
          <w:delText>2024-</w:delText>
        </w:r>
        <w:r w:rsidR="007C6D08" w:rsidDel="004E38B6">
          <w:rPr>
            <w:lang w:val="en-GB"/>
          </w:rPr>
          <w:delText>1</w:delText>
        </w:r>
      </w:del>
      <w:ins w:id="256" w:author="Raphael Malyankar" w:date="2024-12-04T22:06:00Z" w16du:dateUtc="2024-12-05T05:06:00Z">
        <w:del w:id="257" w:author="Stacy Timothy -Ed- E Jr NGA-SFHPQ USA CIV" w:date="2026-03-27T13:17:00Z" w16du:dateUtc="2026-03-27T17:17:00Z">
          <w:r w:rsidR="001400B6" w:rsidDel="004E38B6">
            <w:rPr>
              <w:lang w:val="en-GB"/>
            </w:rPr>
            <w:delText>2</w:delText>
          </w:r>
        </w:del>
      </w:ins>
      <w:del w:id="258" w:author="Stacy Timothy -Ed- E Jr NGA-SFHPQ USA CIV" w:date="2026-03-27T13:17:00Z" w16du:dateUtc="2026-03-27T17:17:00Z">
        <w:r w:rsidR="007C6D08" w:rsidDel="004E38B6">
          <w:rPr>
            <w:lang w:val="en-GB"/>
          </w:rPr>
          <w:delText>0</w:delText>
        </w:r>
        <w:r w:rsidR="00DA1A11" w:rsidDel="004E38B6">
          <w:rPr>
            <w:lang w:val="en-GB"/>
          </w:rPr>
          <w:delText>-</w:delText>
        </w:r>
      </w:del>
      <w:ins w:id="259" w:author="Raphael Malyankar" w:date="2024-12-04T22:06:00Z" w16du:dateUtc="2024-12-05T05:06:00Z">
        <w:del w:id="260" w:author="Stacy Timothy -Ed- E Jr NGA-SFHPQ USA CIV" w:date="2026-03-27T13:17:00Z" w16du:dateUtc="2026-03-27T17:17:00Z">
          <w:r w:rsidR="001400B6" w:rsidDel="004E38B6">
            <w:rPr>
              <w:lang w:val="en-GB"/>
            </w:rPr>
            <w:delText>04</w:delText>
          </w:r>
        </w:del>
      </w:ins>
      <w:del w:id="261" w:author="Stacy Timothy -Ed- E Jr NGA-SFHPQ USA CIV" w:date="2026-03-27T13:17:00Z" w16du:dateUtc="2026-03-27T17:17:00Z">
        <w:r w:rsidR="007C6D08" w:rsidDel="004E38B6">
          <w:rPr>
            <w:lang w:val="en-GB"/>
          </w:rPr>
          <w:delText>11</w:delText>
        </w:r>
      </w:del>
      <w:ins w:id="262" w:author="Stacy Timothy -Ed- E Jr NGA-SFHPQ USA CIV" w:date="2026-03-27T13:17:00Z" w16du:dateUtc="2026-03-27T17:17:00Z">
        <w:r w:rsidR="004E38B6">
          <w:rPr>
            <w:lang w:val="en-GB"/>
          </w:rPr>
          <w:t>202</w:t>
        </w:r>
      </w:ins>
      <w:ins w:id="263" w:author="Stacy Timothy -Ed- E Jr NGA-SFHPQ USA CIV [2]" w:date="2026-06-16T15:04:00Z" w16du:dateUtc="2026-06-16T19:04:00Z">
        <w:r w:rsidR="00814C70">
          <w:rPr>
            <w:lang w:val="en-GB"/>
          </w:rPr>
          <w:t>7</w:t>
        </w:r>
      </w:ins>
      <w:ins w:id="264" w:author="Stacy Timothy -Ed- E Jr NGA-SFHPQ USA CIV" w:date="2026-03-27T13:17:00Z" w16du:dateUtc="2026-03-27T17:17:00Z">
        <w:del w:id="265" w:author="Stacy Timothy -Ed- E Jr NGA-SFHPQ USA CIV [2]" w:date="2026-06-16T15:04:00Z" w16du:dateUtc="2026-06-16T19:04:00Z">
          <w:r w:rsidR="004E38B6" w:rsidDel="00814C70">
            <w:rPr>
              <w:lang w:val="en-GB"/>
            </w:rPr>
            <w:delText>6</w:delText>
          </w:r>
          <w:r w:rsidR="004E38B6" w:rsidDel="00E201E6">
            <w:rPr>
              <w:lang w:val="en-GB"/>
            </w:rPr>
            <w:delText>-XX-XX</w:delText>
          </w:r>
        </w:del>
      </w:ins>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3"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4" w:history="1">
        <w:r w:rsidR="00913A48" w:rsidRPr="00185FCB">
          <w:rPr>
            <w:rStyle w:val="Hyperlink"/>
            <w:lang w:val="en-GB"/>
          </w:rPr>
          <w:t>https://registry.iho.int</w:t>
        </w:r>
      </w:hyperlink>
      <w:r w:rsidR="00913A48">
        <w:rPr>
          <w:lang w:val="en-GB"/>
        </w:rPr>
        <w:t xml:space="preserve"> </w:t>
      </w:r>
    </w:p>
    <w:p w14:paraId="4CADA9E7" w14:textId="49A62CCE"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w:t>
      </w:r>
      <w:r w:rsidR="00215A58">
        <w:rPr>
          <w:lang w:val="en-GB"/>
        </w:rPr>
        <w:t>12</w:t>
      </w:r>
      <w:r w:rsidR="007C6D08">
        <w:rPr>
          <w:lang w:val="en-GB"/>
        </w:rPr>
        <w:t>4</w:t>
      </w:r>
    </w:p>
    <w:p w14:paraId="3D5BEFB7" w14:textId="70B3DB90"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Specification are coordinated by </w:t>
      </w:r>
      <w:r w:rsidR="002B303B">
        <w:rPr>
          <w:lang w:val="en-GB"/>
        </w:rPr>
        <w:t xml:space="preserve">the </w:t>
      </w:r>
      <w:ins w:id="266" w:author="Stacy Timothy -Ed- E Jr NGA-SFHPQ USA CIV" w:date="2026-03-27T13:17:00Z" w16du:dateUtc="2026-03-27T17:17:00Z">
        <w:r w:rsidR="004E38B6">
          <w:rPr>
            <w:lang w:val="en-GB"/>
          </w:rPr>
          <w:t xml:space="preserve">S-124 Project Team under the </w:t>
        </w:r>
      </w:ins>
      <w:r w:rsidR="001C137B" w:rsidRPr="001C137B">
        <w:rPr>
          <w:lang w:val="en-GB"/>
        </w:rPr>
        <w:t>IHO World-Wide Navigational Warning Service Sub-Committee (WWNWS-SC)</w:t>
      </w:r>
      <w:r w:rsidR="001C137B">
        <w:rPr>
          <w:lang w:val="en-GB"/>
        </w:rPr>
        <w:t xml:space="preserve"> </w:t>
      </w:r>
      <w:r w:rsidR="00C1013B" w:rsidRPr="00CF30EA">
        <w:rPr>
          <w:lang w:val="en-GB"/>
        </w:rPr>
        <w:t xml:space="preserve">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24329499" w:rsidR="0074556E" w:rsidRPr="00CF30EA" w:rsidRDefault="0074556E" w:rsidP="00913A48">
      <w:pPr>
        <w:pStyle w:val="Heading3"/>
        <w:tabs>
          <w:tab w:val="clear" w:pos="660"/>
          <w:tab w:val="clear" w:pos="880"/>
          <w:tab w:val="left" w:pos="851"/>
        </w:tabs>
        <w:spacing w:before="120" w:after="120" w:line="240" w:lineRule="auto"/>
        <w:ind w:left="851" w:hanging="851"/>
      </w:pPr>
      <w:bookmarkStart w:id="267" w:name="_Toc179556265"/>
      <w:bookmarkStart w:id="268" w:name="_Toc412810749"/>
      <w:commentRangeStart w:id="269"/>
      <w:r w:rsidRPr="00CF30EA">
        <w:t>Specification maintenance</w:t>
      </w:r>
      <w:commentRangeEnd w:id="269"/>
      <w:r w:rsidR="008739B6">
        <w:rPr>
          <w:rStyle w:val="CommentReference"/>
          <w:b w:val="0"/>
          <w:bCs w:val="0"/>
          <w:lang w:val="en-AU"/>
        </w:rPr>
        <w:commentReference w:id="269"/>
      </w:r>
      <w:bookmarkEnd w:id="267"/>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268"/>
    <w:p w14:paraId="1BC15EB1" w14:textId="48BA3913"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w:t>
      </w:r>
      <w:r w:rsidR="00757F2D">
        <w:rPr>
          <w:lang w:val="en-GB"/>
        </w:rPr>
        <w:t>124</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283F70B4" w14:textId="2B2C57B5" w:rsidR="00C131AE" w:rsidRDefault="00A45A72" w:rsidP="00913A48">
      <w:pPr>
        <w:spacing w:after="120" w:line="240" w:lineRule="auto"/>
        <w:rPr>
          <w:ins w:id="270" w:author="Stacy Timothy -Ed- E Jr NGA-SFHPQ USA CIV [2]" w:date="2026-06-16T15:06:00Z" w16du:dateUtc="2026-06-16T19:06:00Z"/>
          <w:lang w:val="en-GB"/>
        </w:rPr>
      </w:pPr>
      <w:r>
        <w:rPr>
          <w:lang w:val="en-GB"/>
        </w:rPr>
        <w:t>S-158</w:t>
      </w:r>
      <w:r w:rsidR="004F095A">
        <w:rPr>
          <w:lang w:val="en-GB"/>
        </w:rPr>
        <w:t>:</w:t>
      </w:r>
      <w:r w:rsidR="00757F2D">
        <w:rPr>
          <w:lang w:val="en-GB"/>
        </w:rPr>
        <w:t>124</w:t>
      </w:r>
      <w:r w:rsidR="00C131AE" w:rsidRPr="00C131AE">
        <w:rPr>
          <w:lang w:val="en-GB"/>
        </w:rPr>
        <w:t xml:space="preserve"> </w:t>
      </w:r>
      <w:r w:rsidR="00D2181D">
        <w:rPr>
          <w:lang w:val="en-GB"/>
        </w:rPr>
        <w:t>is</w:t>
      </w:r>
      <w:r w:rsidR="00C131AE" w:rsidRPr="00C131AE">
        <w:rPr>
          <w:lang w:val="en-GB"/>
        </w:rPr>
        <w:t xml:space="preserve"> not </w:t>
      </w:r>
      <w:r w:rsidR="00D2181D">
        <w:rPr>
          <w:lang w:val="en-GB"/>
        </w:rPr>
        <w:t>accompanied by</w:t>
      </w:r>
      <w:r w:rsidR="00C131AE" w:rsidRPr="00C131AE">
        <w:rPr>
          <w:lang w:val="en-GB"/>
        </w:rPr>
        <w:t xml:space="preserve"> separate artefacts </w:t>
      </w:r>
      <w:r w:rsidR="00D2181D">
        <w:rPr>
          <w:lang w:val="en-GB"/>
        </w:rPr>
        <w:t>such as</w:t>
      </w:r>
      <w:r w:rsidR="00C131AE" w:rsidRPr="00C131AE">
        <w:rPr>
          <w:lang w:val="en-GB"/>
        </w:rPr>
        <w:t xml:space="preserve"> an XML Schema, Feature or Portrayal Catalogue and therefore</w:t>
      </w:r>
      <w:r w:rsidR="009D629F">
        <w:rPr>
          <w:lang w:val="en-GB"/>
        </w:rPr>
        <w:t xml:space="preserve"> this clause</w:t>
      </w:r>
      <w:r w:rsidR="00C131AE" w:rsidRPr="00C131AE">
        <w:rPr>
          <w:lang w:val="en-GB"/>
        </w:rPr>
        <w:t xml:space="preserve"> does not address the question of changes to such derived artefacts.</w:t>
      </w:r>
    </w:p>
    <w:p w14:paraId="4484D6AD" w14:textId="56ED04FB" w:rsidR="00E201E6" w:rsidRPr="00BF3E18" w:rsidRDefault="00E201E6" w:rsidP="00E201E6">
      <w:pPr>
        <w:spacing w:after="120" w:line="240" w:lineRule="auto"/>
        <w:rPr>
          <w:ins w:id="271" w:author="Stacy Timothy -Ed- E Jr NGA-SFHPQ USA CIV [2]" w:date="2026-06-16T15:06:00Z" w16du:dateUtc="2026-06-16T19:06:00Z"/>
        </w:rPr>
      </w:pPr>
      <w:ins w:id="272" w:author="Stacy Timothy -Ed- E Jr NGA-SFHPQ USA CIV [2]" w:date="2026-06-16T15:06:00Z" w16du:dateUtc="2026-06-16T19:06:00Z">
        <w:r w:rsidRPr="00240B73">
          <w:t>Note that the version numbering for S-158:</w:t>
        </w:r>
        <w:r>
          <w:t>12</w:t>
        </w:r>
        <w:r>
          <w:t>4</w:t>
        </w:r>
        <w:r w:rsidRPr="00240B73">
          <w:t xml:space="preserve"> conforms to the principles specified in S-158 Edition 1.0.0, which do </w:t>
        </w:r>
        <w:r w:rsidRPr="00240B73">
          <w:rPr>
            <w:b/>
            <w:bCs/>
          </w:rPr>
          <w:t>not</w:t>
        </w:r>
        <w:r w:rsidRPr="00240B73">
          <w:t xml:space="preserve"> mandate a 1/1 correspondence between version numbers </w:t>
        </w:r>
        <w:r>
          <w:t>for</w:t>
        </w:r>
        <w:r w:rsidRPr="00240B73">
          <w:t xml:space="preserve"> </w:t>
        </w:r>
        <w:r>
          <w:t>S-12</w:t>
        </w:r>
        <w:r>
          <w:t>4</w:t>
        </w:r>
        <w:r w:rsidRPr="00240B73">
          <w:t xml:space="preserve"> and S-158:</w:t>
        </w:r>
        <w:r>
          <w:t>12</w:t>
        </w:r>
        <w:r>
          <w:t>4</w:t>
        </w:r>
        <w:r w:rsidRPr="00240B73">
          <w:t>.</w:t>
        </w:r>
      </w:ins>
    </w:p>
    <w:p w14:paraId="0A4D5947" w14:textId="1435C5AF" w:rsidR="00E201E6" w:rsidRPr="00E201E6" w:rsidDel="00E201E6" w:rsidRDefault="00E201E6" w:rsidP="00913A48">
      <w:pPr>
        <w:spacing w:after="120" w:line="240" w:lineRule="auto"/>
        <w:rPr>
          <w:del w:id="273" w:author="Stacy Timothy -Ed- E Jr NGA-SFHPQ USA CIV [2]" w:date="2026-06-16T15:06:00Z" w16du:dateUtc="2026-06-16T19:06:00Z"/>
          <w:rPrChange w:id="274" w:author="Stacy Timothy -Ed- E Jr NGA-SFHPQ USA CIV [2]" w:date="2026-06-16T15:06:00Z" w16du:dateUtc="2026-06-16T19:06:00Z">
            <w:rPr>
              <w:del w:id="275" w:author="Stacy Timothy -Ed- E Jr NGA-SFHPQ USA CIV [2]" w:date="2026-06-16T15:06:00Z" w16du:dateUtc="2026-06-16T19:06:00Z"/>
              <w:lang w:val="en-GB"/>
            </w:rPr>
          </w:rPrChange>
        </w:rPr>
      </w:pP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New Edition</w:t>
      </w:r>
    </w:p>
    <w:p w14:paraId="0C8C90A9" w14:textId="13CA4E07" w:rsidR="001400B6" w:rsidRPr="00A7584B" w:rsidRDefault="001400B6" w:rsidP="001400B6">
      <w:pPr>
        <w:spacing w:after="120" w:line="240" w:lineRule="auto"/>
        <w:rPr>
          <w:ins w:id="276" w:author="Raphael Malyankar" w:date="2024-12-04T22:06:00Z" w16du:dateUtc="2024-12-05T05:06:00Z"/>
          <w:lang w:val="en-GB"/>
        </w:rPr>
      </w:pPr>
      <w:ins w:id="277" w:author="Raphael Malyankar" w:date="2024-12-04T22:06:00Z" w16du:dateUtc="2024-12-05T05:06:00Z">
        <w:r w:rsidRPr="00A7584B">
          <w:rPr>
            <w:lang w:val="en-GB"/>
          </w:rPr>
          <w:t>New Editions of S-158:1</w:t>
        </w:r>
      </w:ins>
      <w:ins w:id="278" w:author="Raphael Malyankar" w:date="2024-12-04T22:07:00Z" w16du:dateUtc="2024-12-05T05:07:00Z">
        <w:r>
          <w:rPr>
            <w:lang w:val="en-GB"/>
          </w:rPr>
          <w:t>24</w:t>
        </w:r>
      </w:ins>
      <w:ins w:id="279" w:author="Raphael Malyankar" w:date="2024-12-04T22:06:00Z" w16du:dateUtc="2024-12-05T05:06:00Z">
        <w:r w:rsidRPr="00A7584B">
          <w:rPr>
            <w:lang w:val="en-GB"/>
          </w:rPr>
          <w:t xml:space="preserve"> include at least one of the following changes:</w:t>
        </w:r>
      </w:ins>
    </w:p>
    <w:p w14:paraId="0796652F" w14:textId="77777777" w:rsidR="001400B6" w:rsidRPr="00A7584B" w:rsidRDefault="001400B6" w:rsidP="00E57787">
      <w:pPr>
        <w:pStyle w:val="ListParagraph"/>
        <w:numPr>
          <w:ilvl w:val="0"/>
          <w:numId w:val="23"/>
        </w:numPr>
        <w:spacing w:line="240" w:lineRule="auto"/>
        <w:rPr>
          <w:ins w:id="280" w:author="Raphael Malyankar" w:date="2024-12-04T22:06:00Z" w16du:dateUtc="2024-12-05T05:06:00Z"/>
          <w:lang w:val="en-GB"/>
        </w:rPr>
      </w:pPr>
      <w:ins w:id="281" w:author="Raphael Malyankar" w:date="2024-12-04T22:06:00Z" w16du:dateUtc="2024-12-05T05:06:00Z">
        <w:r w:rsidRPr="00A7584B">
          <w:rPr>
            <w:lang w:val="en-GB"/>
          </w:rPr>
          <w:t>introduce a new validation check (of any classification</w:t>
        </w:r>
        <w:proofErr w:type="gramStart"/>
        <w:r w:rsidRPr="00A7584B">
          <w:rPr>
            <w:lang w:val="en-GB"/>
          </w:rPr>
          <w:t>);</w:t>
        </w:r>
        <w:proofErr w:type="gramEnd"/>
      </w:ins>
    </w:p>
    <w:p w14:paraId="2FB481FC" w14:textId="77777777" w:rsidR="001400B6" w:rsidRPr="00A7584B" w:rsidRDefault="001400B6" w:rsidP="00E57787">
      <w:pPr>
        <w:pStyle w:val="ListParagraph"/>
        <w:numPr>
          <w:ilvl w:val="0"/>
          <w:numId w:val="23"/>
        </w:numPr>
        <w:spacing w:line="240" w:lineRule="auto"/>
        <w:rPr>
          <w:ins w:id="282" w:author="Raphael Malyankar" w:date="2024-12-04T22:06:00Z" w16du:dateUtc="2024-12-05T05:06:00Z"/>
          <w:lang w:val="en-GB"/>
        </w:rPr>
      </w:pPr>
      <w:ins w:id="283" w:author="Raphael Malyankar" w:date="2024-12-04T22:06:00Z" w16du:dateUtc="2024-12-05T05:06:00Z">
        <w:r w:rsidRPr="00A7584B">
          <w:rPr>
            <w:lang w:val="en-GB"/>
          </w:rPr>
          <w:lastRenderedPageBreak/>
          <w:t>remove an existing validation check (of any classification</w:t>
        </w:r>
        <w:proofErr w:type="gramStart"/>
        <w:r w:rsidRPr="00A7584B">
          <w:rPr>
            <w:lang w:val="en-GB"/>
          </w:rPr>
          <w:t>);</w:t>
        </w:r>
        <w:proofErr w:type="gramEnd"/>
      </w:ins>
    </w:p>
    <w:p w14:paraId="3AEB6615" w14:textId="77777777" w:rsidR="001400B6" w:rsidRPr="00A7584B" w:rsidRDefault="001400B6" w:rsidP="00E57787">
      <w:pPr>
        <w:pStyle w:val="ListParagraph"/>
        <w:numPr>
          <w:ilvl w:val="0"/>
          <w:numId w:val="23"/>
        </w:numPr>
        <w:spacing w:line="240" w:lineRule="auto"/>
        <w:rPr>
          <w:ins w:id="284" w:author="Raphael Malyankar" w:date="2024-12-04T22:06:00Z" w16du:dateUtc="2024-12-05T05:06:00Z"/>
          <w:lang w:val="en-GB"/>
        </w:rPr>
      </w:pPr>
      <w:ins w:id="285" w:author="Raphael Malyankar" w:date="2024-12-04T22:06:00Z" w16du:dateUtc="2024-12-05T05:06:00Z">
        <w:r w:rsidRPr="00A7584B">
          <w:rPr>
            <w:lang w:val="en-GB"/>
          </w:rPr>
          <w:t>change the classification of a validation check, whether upgrade (such as Error to Critical) or downgrade (such as Error to Warning</w:t>
        </w:r>
        <w:proofErr w:type="gramStart"/>
        <w:r w:rsidRPr="00A7584B">
          <w:rPr>
            <w:lang w:val="en-GB"/>
          </w:rPr>
          <w:t>);</w:t>
        </w:r>
        <w:proofErr w:type="gramEnd"/>
      </w:ins>
    </w:p>
    <w:p w14:paraId="73B7FCAE" w14:textId="77777777" w:rsidR="001400B6" w:rsidRPr="00A7584B" w:rsidRDefault="001400B6" w:rsidP="00E57787">
      <w:pPr>
        <w:pStyle w:val="ListParagraph"/>
        <w:numPr>
          <w:ilvl w:val="0"/>
          <w:numId w:val="23"/>
        </w:numPr>
        <w:spacing w:line="240" w:lineRule="auto"/>
        <w:rPr>
          <w:ins w:id="286" w:author="Raphael Malyankar" w:date="2024-12-04T22:06:00Z" w16du:dateUtc="2024-12-05T05:06:00Z"/>
          <w:lang w:val="en-GB"/>
        </w:rPr>
      </w:pPr>
      <w:ins w:id="287" w:author="Raphael Malyankar" w:date="2024-12-04T22:06:00Z" w16du:dateUtc="2024-12-05T05:06:00Z">
        <w:r w:rsidRPr="00A7584B">
          <w:rPr>
            <w:lang w:val="en-GB"/>
          </w:rPr>
          <w:t>extend a validation check to include new features, conditions, etc., in a way that requires validation software manufacturers to change their software.</w:t>
        </w:r>
      </w:ins>
    </w:p>
    <w:p w14:paraId="7465A33B" w14:textId="29D9703F" w:rsidR="001400B6" w:rsidRPr="00A7584B" w:rsidRDefault="001400B6" w:rsidP="001400B6">
      <w:pPr>
        <w:spacing w:after="120" w:line="240" w:lineRule="auto"/>
        <w:rPr>
          <w:ins w:id="288" w:author="Raphael Malyankar" w:date="2024-12-04T22:06:00Z" w16du:dateUtc="2024-12-05T05:06:00Z"/>
          <w:lang w:val="en-GB"/>
        </w:rPr>
      </w:pPr>
      <w:ins w:id="289" w:author="Raphael Malyankar" w:date="2024-12-04T22:06:00Z" w16du:dateUtc="2024-12-05T05:06:00Z">
        <w:r w:rsidRPr="00A7584B">
          <w:rPr>
            <w:lang w:val="en-GB"/>
          </w:rPr>
          <w:t>New Editions are likely to require validation software manufacturers to change their software or invalidate datasets which passed validation according to the previous Edition of S-158:1</w:t>
        </w:r>
      </w:ins>
      <w:ins w:id="290" w:author="Raphael Malyankar" w:date="2024-12-04T22:07:00Z" w16du:dateUtc="2024-12-05T05:07:00Z">
        <w:r>
          <w:rPr>
            <w:lang w:val="en-GB"/>
          </w:rPr>
          <w:t>24</w:t>
        </w:r>
      </w:ins>
      <w:ins w:id="291" w:author="Raphael Malyankar" w:date="2024-12-04T22:06:00Z" w16du:dateUtc="2024-12-05T05:06:00Z">
        <w:r w:rsidRPr="00A7584B">
          <w:rPr>
            <w:lang w:val="en-GB"/>
          </w:rPr>
          <w:t>.</w:t>
        </w:r>
      </w:ins>
    </w:p>
    <w:p w14:paraId="7A3410BB" w14:textId="77777777" w:rsidR="001400B6" w:rsidRPr="00CF30EA" w:rsidRDefault="001400B6" w:rsidP="001400B6">
      <w:pPr>
        <w:spacing w:after="120" w:line="240" w:lineRule="auto"/>
        <w:rPr>
          <w:ins w:id="292" w:author="Raphael Malyankar" w:date="2024-12-04T22:06:00Z" w16du:dateUtc="2024-12-05T05:06:00Z"/>
          <w:lang w:val="en-GB"/>
        </w:rPr>
      </w:pPr>
      <w:ins w:id="293" w:author="Raphael Malyankar" w:date="2024-12-04T22:06:00Z" w16du:dateUtc="2024-12-05T05:06:00Z">
        <w:r w:rsidRPr="00A7584B">
          <w:rPr>
            <w:lang w:val="en-GB"/>
          </w:rPr>
          <w:t>All cumulative revisions and clarifications must be included with the release of approved New Editions.</w:t>
        </w:r>
      </w:ins>
    </w:p>
    <w:p w14:paraId="7C71EBEF" w14:textId="59F56864" w:rsidR="00973152" w:rsidRPr="00CF30EA" w:rsidDel="001400B6" w:rsidRDefault="00EC0C05" w:rsidP="00423EF0">
      <w:pPr>
        <w:spacing w:after="120" w:line="240" w:lineRule="auto"/>
        <w:rPr>
          <w:del w:id="294" w:author="Raphael Malyankar" w:date="2024-12-04T22:07:00Z" w16du:dateUtc="2024-12-05T05:07:00Z"/>
          <w:lang w:val="en-GB"/>
        </w:rPr>
      </w:pPr>
      <w:del w:id="295" w:author="Raphael Malyankar" w:date="2024-12-04T22:07:00Z" w16du:dateUtc="2024-12-05T05:07:00Z">
        <w:r w:rsidRPr="00423EF0" w:rsidDel="001400B6">
          <w:rPr>
            <w:i/>
            <w:lang w:val="en-GB"/>
          </w:rPr>
          <w:delText>New Editions</w:delText>
        </w:r>
        <w:r w:rsidRPr="00CF30EA" w:rsidDel="001400B6">
          <w:rPr>
            <w:lang w:val="en-GB"/>
          </w:rPr>
          <w:delText xml:space="preserve"> of S-1</w:delText>
        </w:r>
        <w:r w:rsidR="00113EC1" w:rsidDel="001400B6">
          <w:rPr>
            <w:lang w:val="en-GB"/>
          </w:rPr>
          <w:delText>58</w:delText>
        </w:r>
        <w:r w:rsidR="000F4686" w:rsidDel="001400B6">
          <w:rPr>
            <w:lang w:val="en-GB"/>
          </w:rPr>
          <w:delText>:</w:delText>
        </w:r>
        <w:r w:rsidR="00757F2D" w:rsidDel="001400B6">
          <w:rPr>
            <w:lang w:val="en-GB"/>
          </w:rPr>
          <w:delText>124</w:delText>
        </w:r>
        <w:r w:rsidRPr="00CF30EA" w:rsidDel="001400B6">
          <w:rPr>
            <w:lang w:val="en-GB"/>
          </w:rPr>
          <w:delText xml:space="preserve"> introduce significant changes. </w:delText>
        </w:r>
        <w:r w:rsidRPr="00423EF0" w:rsidDel="001400B6">
          <w:rPr>
            <w:i/>
            <w:lang w:val="en-GB"/>
          </w:rPr>
          <w:delText>New Editions</w:delText>
        </w:r>
        <w:r w:rsidRPr="00CF30EA" w:rsidDel="001400B6">
          <w:rPr>
            <w:lang w:val="en-GB"/>
          </w:rPr>
          <w:delText xml:space="preserve"> enable new concepts, such as </w:delText>
        </w:r>
        <w:r w:rsidRPr="00AE0E65" w:rsidDel="001400B6">
          <w:rPr>
            <w:lang w:val="en-GB"/>
          </w:rPr>
          <w:delText>the ability to support new functions or applications</w:delText>
        </w:r>
        <w:r w:rsidRPr="00CF30EA" w:rsidDel="001400B6">
          <w:rPr>
            <w:lang w:val="en-GB"/>
          </w:rPr>
          <w:delText>,</w:delText>
        </w:r>
        <w:r w:rsidR="00EC5268" w:rsidDel="001400B6">
          <w:rPr>
            <w:lang w:val="en-GB"/>
          </w:rPr>
          <w:delText xml:space="preserve"> </w:delText>
        </w:r>
        <w:r w:rsidRPr="00CF30EA" w:rsidDel="001400B6">
          <w:rPr>
            <w:lang w:val="en-GB"/>
          </w:rPr>
          <w:delText>the introduction of new constructs or data types</w:delText>
        </w:r>
        <w:r w:rsidR="00C131AE" w:rsidDel="001400B6">
          <w:rPr>
            <w:lang w:val="en-GB"/>
          </w:rPr>
          <w:delText xml:space="preserve">, or significant changes to the basic information or check structure </w:delText>
        </w:r>
        <w:r w:rsidR="00AE0E65" w:rsidDel="001400B6">
          <w:rPr>
            <w:lang w:val="en-GB"/>
          </w:rPr>
          <w:delText>arising from a new edition of S-158</w:delText>
        </w:r>
        <w:r w:rsidRPr="00CF30EA" w:rsidDel="001400B6">
          <w:rPr>
            <w:lang w:val="en-GB"/>
          </w:rPr>
          <w:delText xml:space="preserve">. </w:delText>
        </w:r>
        <w:r w:rsidRPr="00423EF0" w:rsidDel="001400B6">
          <w:rPr>
            <w:i/>
            <w:lang w:val="en-GB"/>
          </w:rPr>
          <w:delText>New Editions</w:delText>
        </w:r>
        <w:r w:rsidRPr="00CF30EA" w:rsidDel="001400B6">
          <w:rPr>
            <w:lang w:val="en-GB"/>
          </w:rPr>
          <w:delText xml:space="preserve"> are likely to have a significant impact on either existing users or future users of </w:delText>
        </w:r>
        <w:r w:rsidR="00757F2D" w:rsidDel="001400B6">
          <w:rPr>
            <w:lang w:val="en-GB"/>
          </w:rPr>
          <w:delText>S-124</w:delText>
        </w:r>
        <w:r w:rsidR="00AE0E65" w:rsidDel="001400B6">
          <w:rPr>
            <w:lang w:val="en-GB"/>
          </w:rPr>
          <w:delText xml:space="preserve"> and S-158:</w:delText>
        </w:r>
        <w:r w:rsidR="00757F2D" w:rsidDel="001400B6">
          <w:rPr>
            <w:lang w:val="en-GB"/>
          </w:rPr>
          <w:delText>124</w:delText>
        </w:r>
        <w:r w:rsidRPr="00CF30EA" w:rsidDel="001400B6">
          <w:rPr>
            <w:lang w:val="en-GB"/>
          </w:rPr>
          <w:delText>.</w:delText>
        </w:r>
        <w:r w:rsidR="00693639" w:rsidRPr="00CF30EA" w:rsidDel="001400B6">
          <w:rPr>
            <w:lang w:val="en-GB"/>
          </w:rPr>
          <w:delText xml:space="preserve"> All cumulative </w:delText>
        </w:r>
        <w:r w:rsidR="00693639" w:rsidRPr="00CF30EA" w:rsidDel="001400B6">
          <w:rPr>
            <w:i/>
            <w:lang w:val="en-GB"/>
          </w:rPr>
          <w:delText>revisions</w:delText>
        </w:r>
        <w:r w:rsidR="00693639" w:rsidRPr="00CF30EA" w:rsidDel="001400B6">
          <w:rPr>
            <w:lang w:val="en-GB"/>
          </w:rPr>
          <w:delText xml:space="preserve"> and </w:delText>
        </w:r>
        <w:r w:rsidR="00693639" w:rsidRPr="00CF30EA" w:rsidDel="001400B6">
          <w:rPr>
            <w:i/>
            <w:lang w:val="en-GB"/>
          </w:rPr>
          <w:delText>clarifications</w:delText>
        </w:r>
        <w:r w:rsidR="00693639" w:rsidRPr="00CF30EA" w:rsidDel="001400B6">
          <w:rPr>
            <w:lang w:val="en-GB"/>
          </w:rPr>
          <w:delText xml:space="preserve"> must be included with the release of approved New Editions.</w:delText>
        </w:r>
      </w:del>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03FF8207" w14:textId="4BA76B18" w:rsidR="001400B6" w:rsidRPr="00A7584B" w:rsidRDefault="001400B6" w:rsidP="001400B6">
      <w:pPr>
        <w:spacing w:after="120" w:line="240" w:lineRule="auto"/>
        <w:rPr>
          <w:ins w:id="296" w:author="Raphael Malyankar" w:date="2024-12-04T22:07:00Z" w16du:dateUtc="2024-12-05T05:07:00Z"/>
          <w:lang w:val="en-GB"/>
        </w:rPr>
      </w:pPr>
      <w:ins w:id="297" w:author="Raphael Malyankar" w:date="2024-12-04T22:07:00Z" w16du:dateUtc="2024-12-05T05:07:00Z">
        <w:r w:rsidRPr="00A7584B">
          <w:rPr>
            <w:lang w:val="en-GB"/>
          </w:rPr>
          <w:t>Revisions are defined as substantive semantic changes to S-158:1</w:t>
        </w:r>
      </w:ins>
      <w:ins w:id="298" w:author="Raphael Malyankar" w:date="2024-12-04T22:08:00Z" w16du:dateUtc="2024-12-05T05:08:00Z">
        <w:r>
          <w:rPr>
            <w:lang w:val="en-GB"/>
          </w:rPr>
          <w:t>24</w:t>
        </w:r>
      </w:ins>
      <w:ins w:id="299" w:author="Raphael Malyankar" w:date="2024-12-04T22:07:00Z" w16du:dateUtc="2024-12-05T05:07:00Z">
        <w:r w:rsidRPr="00A7584B">
          <w:rPr>
            <w:lang w:val="en-GB"/>
          </w:rPr>
          <w:t>. Typically, revisions will change S-158:1</w:t>
        </w:r>
      </w:ins>
      <w:ins w:id="300" w:author="Raphael Malyankar" w:date="2024-12-04T22:08:00Z" w16du:dateUtc="2024-12-05T05:08:00Z">
        <w:r>
          <w:rPr>
            <w:lang w:val="en-GB"/>
          </w:rPr>
          <w:t>24</w:t>
        </w:r>
      </w:ins>
      <w:ins w:id="301" w:author="Raphael Malyankar" w:date="2024-12-04T22:07:00Z" w16du:dateUtc="2024-12-05T05:07:00Z">
        <w:r w:rsidRPr="00A7584B">
          <w:rPr>
            <w:lang w:val="en-GB"/>
          </w:rPr>
          <w:t xml:space="preserve"> to correct factual errors or introduce necessary changes that have become evident </w:t>
        </w:r>
        <w:proofErr w:type="gramStart"/>
        <w:r w:rsidRPr="00A7584B">
          <w:rPr>
            <w:lang w:val="en-GB"/>
          </w:rPr>
          <w:t>as a result of</w:t>
        </w:r>
        <w:proofErr w:type="gramEnd"/>
        <w:r w:rsidRPr="00A7584B">
          <w:rPr>
            <w:lang w:val="en-GB"/>
          </w:rPr>
          <w:t xml:space="preserve"> practical experience or changing circumstances. Revisions include corrections of misinterpretations of S-1</w:t>
        </w:r>
      </w:ins>
      <w:ins w:id="302" w:author="Raphael Malyankar" w:date="2024-12-04T22:08:00Z" w16du:dateUtc="2024-12-05T05:08:00Z">
        <w:r>
          <w:rPr>
            <w:lang w:val="en-GB"/>
          </w:rPr>
          <w:t>24</w:t>
        </w:r>
      </w:ins>
      <w:ins w:id="303" w:author="Raphael Malyankar" w:date="2024-12-04T22:07:00Z" w16du:dateUtc="2024-12-05T05:07:00Z">
        <w:r w:rsidRPr="00A7584B">
          <w:rPr>
            <w:lang w:val="en-GB"/>
          </w:rPr>
          <w:t>, or extensions to checks that do not require changes to validation software.</w:t>
        </w:r>
        <w:del w:id="304" w:author="Stacy Timothy -Ed- E Jr NGA-SFHPQ USA CIV [2]" w:date="2026-06-16T15:06:00Z" w16du:dateUtc="2026-06-16T19:06:00Z">
          <w:r w:rsidRPr="00A7584B" w:rsidDel="00E201E6">
            <w:rPr>
              <w:lang w:val="en-GB"/>
            </w:rPr>
            <w:delText>.</w:delText>
          </w:r>
        </w:del>
      </w:ins>
    </w:p>
    <w:p w14:paraId="7C2BE808" w14:textId="77777777" w:rsidR="001400B6" w:rsidRDefault="001400B6" w:rsidP="001400B6">
      <w:pPr>
        <w:spacing w:after="120" w:line="240" w:lineRule="auto"/>
        <w:rPr>
          <w:ins w:id="305" w:author="Raphael Malyankar" w:date="2024-12-04T22:07:00Z" w16du:dateUtc="2024-12-05T05:07:00Z"/>
          <w:lang w:val="en-GB"/>
        </w:rPr>
      </w:pPr>
      <w:ins w:id="306" w:author="Raphael Malyankar" w:date="2024-12-04T22:07:00Z" w16du:dateUtc="2024-12-05T05:07:00Z">
        <w:r w:rsidRPr="00A7584B">
          <w:rPr>
            <w:lang w:val="en-GB"/>
          </w:rPr>
          <w:t>A revision must not be classified as a clarification. All cumulative clarifications must be included with the release of approved revisions.</w:t>
        </w:r>
      </w:ins>
    </w:p>
    <w:p w14:paraId="5D170D03" w14:textId="14B715D2" w:rsidR="00EC0C05" w:rsidRPr="00CF30EA" w:rsidDel="001400B6" w:rsidRDefault="00EC0C05" w:rsidP="00423EF0">
      <w:pPr>
        <w:spacing w:after="120" w:line="240" w:lineRule="auto"/>
        <w:rPr>
          <w:del w:id="307" w:author="Raphael Malyankar" w:date="2024-12-04T22:07:00Z" w16du:dateUtc="2024-12-05T05:07:00Z"/>
          <w:lang w:val="en-GB"/>
        </w:rPr>
      </w:pPr>
      <w:del w:id="308" w:author="Raphael Malyankar" w:date="2024-12-04T22:07:00Z" w16du:dateUtc="2024-12-05T05:07:00Z">
        <w:r w:rsidRPr="00CF30EA" w:rsidDel="001400B6">
          <w:rPr>
            <w:i/>
            <w:lang w:val="en-GB"/>
          </w:rPr>
          <w:delText>Revisions</w:delText>
        </w:r>
        <w:r w:rsidRPr="00CF30EA" w:rsidDel="001400B6">
          <w:rPr>
            <w:lang w:val="en-GB"/>
          </w:rPr>
          <w:delText xml:space="preserve"> are defined as substantive semantic changes to S-1</w:delText>
        </w:r>
        <w:r w:rsidR="00113EC1" w:rsidDel="001400B6">
          <w:rPr>
            <w:lang w:val="en-GB"/>
          </w:rPr>
          <w:delText>58</w:delText>
        </w:r>
        <w:r w:rsidR="00AE0E65" w:rsidDel="001400B6">
          <w:rPr>
            <w:lang w:val="en-GB"/>
          </w:rPr>
          <w:delText>:</w:delText>
        </w:r>
        <w:r w:rsidR="00757F2D" w:rsidDel="001400B6">
          <w:rPr>
            <w:lang w:val="en-GB"/>
          </w:rPr>
          <w:delText>124</w:delText>
        </w:r>
        <w:r w:rsidRPr="00CF30EA" w:rsidDel="001400B6">
          <w:rPr>
            <w:lang w:val="en-GB"/>
          </w:rPr>
          <w:delText xml:space="preserve">. Typically, </w:delText>
        </w:r>
        <w:r w:rsidRPr="00423EF0" w:rsidDel="001400B6">
          <w:rPr>
            <w:i/>
            <w:lang w:val="en-GB"/>
          </w:rPr>
          <w:delText>revision</w:delText>
        </w:r>
        <w:r w:rsidRPr="00CF30EA" w:rsidDel="001400B6">
          <w:rPr>
            <w:lang w:val="en-GB"/>
          </w:rPr>
          <w:delText>s will change S-1</w:delText>
        </w:r>
        <w:r w:rsidR="00113EC1" w:rsidDel="001400B6">
          <w:rPr>
            <w:lang w:val="en-GB"/>
          </w:rPr>
          <w:delText>58</w:delText>
        </w:r>
        <w:r w:rsidR="00AE0E65" w:rsidDel="001400B6">
          <w:rPr>
            <w:lang w:val="en-GB"/>
          </w:rPr>
          <w:delText>:</w:delText>
        </w:r>
        <w:r w:rsidR="00757F2D" w:rsidDel="001400B6">
          <w:rPr>
            <w:lang w:val="en-GB"/>
          </w:rPr>
          <w:delText>124</w:delText>
        </w:r>
        <w:r w:rsidRPr="00CF30EA" w:rsidDel="001400B6">
          <w:rPr>
            <w:lang w:val="en-GB"/>
          </w:rPr>
          <w:delText xml:space="preserve"> to correct factual errors</w:delText>
        </w:r>
        <w:r w:rsidR="00A45A72" w:rsidDel="001400B6">
          <w:rPr>
            <w:lang w:val="en-GB"/>
          </w:rPr>
          <w:delText xml:space="preserve"> or</w:delText>
        </w:r>
        <w:r w:rsidRPr="00CF30EA" w:rsidDel="001400B6">
          <w:rPr>
            <w:lang w:val="en-GB"/>
          </w:rPr>
          <w:delText xml:space="preserve"> introduce necessary changes that have become evident as a result of practical experience or changing circumstances</w:delText>
        </w:r>
        <w:r w:rsidR="00AE0E65" w:rsidDel="001400B6">
          <w:rPr>
            <w:lang w:val="en-GB"/>
          </w:rPr>
          <w:delText xml:space="preserve">, </w:delText>
        </w:r>
        <w:r w:rsidR="008F2DB7" w:rsidDel="001400B6">
          <w:rPr>
            <w:lang w:val="en-GB"/>
          </w:rPr>
          <w:delText xml:space="preserve">including </w:delText>
        </w:r>
        <w:r w:rsidR="00AE0E65" w:rsidDel="001400B6">
          <w:rPr>
            <w:lang w:val="en-GB"/>
          </w:rPr>
          <w:delText>support for new revisions of S-158</w:delText>
        </w:r>
        <w:r w:rsidRPr="00CF30EA" w:rsidDel="001400B6">
          <w:rPr>
            <w:lang w:val="en-GB"/>
          </w:rPr>
          <w:delText xml:space="preserve">. A </w:delText>
        </w:r>
        <w:r w:rsidRPr="00CF30EA" w:rsidDel="001400B6">
          <w:rPr>
            <w:i/>
            <w:lang w:val="en-GB"/>
          </w:rPr>
          <w:delText>revision</w:delText>
        </w:r>
        <w:r w:rsidRPr="00CF30EA" w:rsidDel="001400B6">
          <w:rPr>
            <w:lang w:val="en-GB"/>
          </w:rPr>
          <w:delText xml:space="preserve"> must not be classified as a clarification. </w:delText>
        </w:r>
        <w:r w:rsidRPr="00CF30EA" w:rsidDel="001400B6">
          <w:rPr>
            <w:i/>
            <w:lang w:val="en-GB"/>
          </w:rPr>
          <w:delText>Revisions</w:delText>
        </w:r>
        <w:r w:rsidRPr="00CF30EA" w:rsidDel="001400B6">
          <w:rPr>
            <w:lang w:val="en-GB"/>
          </w:rPr>
          <w:delText xml:space="preserve"> could have an impact on either exis</w:delText>
        </w:r>
        <w:r w:rsidR="00B95D1E" w:rsidRPr="00CF30EA" w:rsidDel="001400B6">
          <w:rPr>
            <w:lang w:val="en-GB"/>
          </w:rPr>
          <w:delText>ting users or future users of S</w:delText>
        </w:r>
        <w:r w:rsidR="00382962" w:rsidRPr="00CF30EA" w:rsidDel="001400B6">
          <w:rPr>
            <w:lang w:val="en-GB"/>
          </w:rPr>
          <w:noBreakHyphen/>
        </w:r>
        <w:r w:rsidRPr="00CF30EA" w:rsidDel="001400B6">
          <w:rPr>
            <w:lang w:val="en-GB"/>
          </w:rPr>
          <w:delText>1</w:delText>
        </w:r>
        <w:r w:rsidR="00113EC1" w:rsidDel="001400B6">
          <w:rPr>
            <w:lang w:val="en-GB"/>
          </w:rPr>
          <w:delText>58</w:delText>
        </w:r>
        <w:r w:rsidR="00AE0E65" w:rsidDel="001400B6">
          <w:rPr>
            <w:lang w:val="en-GB"/>
          </w:rPr>
          <w:delText>:</w:delText>
        </w:r>
        <w:r w:rsidR="00757F2D" w:rsidDel="001400B6">
          <w:rPr>
            <w:lang w:val="en-GB"/>
          </w:rPr>
          <w:delText>124</w:delText>
        </w:r>
        <w:r w:rsidRPr="00CF30EA" w:rsidDel="001400B6">
          <w:rPr>
            <w:lang w:val="en-GB"/>
          </w:rPr>
          <w:delText xml:space="preserve">. All cumulative </w:delText>
        </w:r>
        <w:r w:rsidRPr="00CF30EA" w:rsidDel="001400B6">
          <w:rPr>
            <w:i/>
            <w:lang w:val="en-GB"/>
          </w:rPr>
          <w:delText>clarifications</w:delText>
        </w:r>
        <w:r w:rsidRPr="00CF30EA" w:rsidDel="001400B6">
          <w:rPr>
            <w:lang w:val="en-GB"/>
          </w:rPr>
          <w:delText xml:space="preserve"> must be included with the release of approved revisions.</w:delText>
        </w:r>
      </w:del>
    </w:p>
    <w:p w14:paraId="573BEA62" w14:textId="5AFE59FB" w:rsidR="00C131AE" w:rsidDel="001400B6" w:rsidRDefault="00EC0C05" w:rsidP="00423EF0">
      <w:pPr>
        <w:spacing w:after="120" w:line="240" w:lineRule="auto"/>
        <w:rPr>
          <w:del w:id="309" w:author="Raphael Malyankar" w:date="2024-12-04T22:07:00Z" w16du:dateUtc="2024-12-05T05:07:00Z"/>
          <w:lang w:val="en-GB"/>
        </w:rPr>
      </w:pPr>
      <w:del w:id="310" w:author="Raphael Malyankar" w:date="2024-12-04T22:07:00Z" w16du:dateUtc="2024-12-05T05:07:00Z">
        <w:r w:rsidRPr="00CF30EA" w:rsidDel="001400B6">
          <w:rPr>
            <w:lang w:val="en-GB"/>
          </w:rPr>
          <w:delText xml:space="preserve">Changes in a revision </w:delText>
        </w:r>
        <w:r w:rsidR="00B25B26" w:rsidDel="001400B6">
          <w:rPr>
            <w:lang w:val="en-GB"/>
          </w:rPr>
          <w:delText>of S-158:</w:delText>
        </w:r>
        <w:r w:rsidR="00757F2D" w:rsidDel="001400B6">
          <w:rPr>
            <w:lang w:val="en-GB"/>
          </w:rPr>
          <w:delText>124</w:delText>
        </w:r>
        <w:r w:rsidR="00B25B26" w:rsidDel="001400B6">
          <w:rPr>
            <w:lang w:val="en-GB"/>
          </w:rPr>
          <w:delText xml:space="preserve"> may or may not correspond to the same revision</w:delText>
        </w:r>
        <w:r w:rsidR="005B4AFE" w:rsidDel="001400B6">
          <w:rPr>
            <w:lang w:val="en-GB"/>
          </w:rPr>
          <w:delText>+edition</w:delText>
        </w:r>
        <w:r w:rsidR="00B25B26" w:rsidDel="001400B6">
          <w:rPr>
            <w:lang w:val="en-GB"/>
          </w:rPr>
          <w:delText xml:space="preserve"> number of </w:delText>
        </w:r>
        <w:r w:rsidR="00757F2D" w:rsidDel="001400B6">
          <w:rPr>
            <w:lang w:val="en-GB"/>
          </w:rPr>
          <w:delText>S-124</w:delText>
        </w:r>
        <w:r w:rsidRPr="00CF30EA" w:rsidDel="001400B6">
          <w:rPr>
            <w:lang w:val="en-GB"/>
          </w:rPr>
          <w:delText>.</w:delText>
        </w:r>
      </w:del>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601EF647" w14:textId="5960F43D" w:rsidR="001400B6" w:rsidRPr="00A7584B" w:rsidRDefault="001400B6" w:rsidP="001400B6">
      <w:pPr>
        <w:spacing w:after="120" w:line="240" w:lineRule="auto"/>
        <w:rPr>
          <w:ins w:id="311" w:author="Raphael Malyankar" w:date="2024-12-04T22:07:00Z" w16du:dateUtc="2024-12-05T05:07:00Z"/>
          <w:lang w:val="en-GB"/>
        </w:rPr>
      </w:pPr>
      <w:ins w:id="312" w:author="Raphael Malyankar" w:date="2024-12-04T22:07:00Z" w16du:dateUtc="2024-12-05T05:07:00Z">
        <w:r w:rsidRPr="00A7584B">
          <w:rPr>
            <w:lang w:val="en-GB"/>
          </w:rPr>
          <w:t>Clarifications are changes to S-158:1</w:t>
        </w:r>
      </w:ins>
      <w:ins w:id="313" w:author="Raphael Malyankar" w:date="2024-12-04T22:08:00Z" w16du:dateUtc="2024-12-05T05:08:00Z">
        <w:r>
          <w:rPr>
            <w:lang w:val="en-GB"/>
          </w:rPr>
          <w:t>24</w:t>
        </w:r>
      </w:ins>
      <w:ins w:id="314" w:author="Raphael Malyankar" w:date="2024-12-04T22:07:00Z" w16du:dateUtc="2024-12-05T05:07:00Z">
        <w:r w:rsidRPr="00A7584B">
          <w:rPr>
            <w:lang w:val="en-GB"/>
          </w:rPr>
          <w:t xml:space="preserve"> arising from non-substantive reasons.</w:t>
        </w:r>
      </w:ins>
    </w:p>
    <w:p w14:paraId="1EDAF675" w14:textId="5DD57DF3" w:rsidR="001400B6" w:rsidRPr="00CF30EA" w:rsidRDefault="001400B6" w:rsidP="001400B6">
      <w:pPr>
        <w:spacing w:after="120" w:line="240" w:lineRule="auto"/>
        <w:rPr>
          <w:ins w:id="315" w:author="Raphael Malyankar" w:date="2024-12-04T22:07:00Z" w16du:dateUtc="2024-12-05T05:07:00Z"/>
          <w:lang w:val="en-GB"/>
        </w:rPr>
      </w:pPr>
      <w:ins w:id="316" w:author="Raphael Malyankar" w:date="2024-12-04T22:07:00Z" w16du:dateUtc="2024-12-05T05:07:00Z">
        <w:del w:id="317" w:author="Stacy Timothy -Ed- E Jr NGA-SFHPQ USA CIV [2]" w:date="2026-06-16T15:06:00Z" w16du:dateUtc="2026-06-16T19:06:00Z">
          <w:r w:rsidRPr="00A7584B" w:rsidDel="00E201E6">
            <w:rPr>
              <w:lang w:val="en-GB"/>
            </w:rPr>
            <w:delText>Typically</w:delText>
          </w:r>
        </w:del>
      </w:ins>
      <w:ins w:id="318" w:author="Stacy Timothy -Ed- E Jr NGA-SFHPQ USA CIV [2]" w:date="2026-06-16T15:06:00Z" w16du:dateUtc="2026-06-16T19:06:00Z">
        <w:r w:rsidR="00E201E6" w:rsidRPr="00A7584B">
          <w:rPr>
            <w:lang w:val="en-GB"/>
          </w:rPr>
          <w:t>Typically,</w:t>
        </w:r>
      </w:ins>
      <w:ins w:id="319" w:author="Raphael Malyankar" w:date="2024-12-04T22:07:00Z" w16du:dateUtc="2024-12-05T05:07:00Z">
        <w:r w:rsidRPr="00A7584B">
          <w:rPr>
            <w:lang w:val="en-GB"/>
          </w:rPr>
          <w:t xml:space="preserve"> clarifications for non-substantive reasons remove ambiguity; correct grammatical and spelling errors; amend or update cross references; revise check messages or clarify check descriptions without requiring manufacturers to change their software.</w:t>
        </w:r>
      </w:ins>
    </w:p>
    <w:p w14:paraId="7C2A7294" w14:textId="04414C5B" w:rsidR="00840BC2" w:rsidDel="001400B6" w:rsidRDefault="00A6513D" w:rsidP="00423EF0">
      <w:pPr>
        <w:spacing w:after="120" w:line="240" w:lineRule="auto"/>
        <w:rPr>
          <w:del w:id="320" w:author="Raphael Malyankar" w:date="2024-12-04T22:08:00Z" w16du:dateUtc="2024-12-05T05:08:00Z"/>
          <w:lang w:val="en-GB"/>
        </w:rPr>
      </w:pPr>
      <w:del w:id="321" w:author="Raphael Malyankar" w:date="2024-12-04T22:08:00Z" w16du:dateUtc="2024-12-05T05:08:00Z">
        <w:r w:rsidRPr="00CF30EA" w:rsidDel="001400B6">
          <w:rPr>
            <w:i/>
            <w:lang w:val="en-GB"/>
          </w:rPr>
          <w:delText>Clarifications</w:delText>
        </w:r>
        <w:r w:rsidRPr="00CF30EA" w:rsidDel="001400B6">
          <w:rPr>
            <w:lang w:val="en-GB"/>
          </w:rPr>
          <w:delText xml:space="preserve"> are changes to S-1</w:delText>
        </w:r>
        <w:r w:rsidR="00835384" w:rsidDel="001400B6">
          <w:rPr>
            <w:lang w:val="en-GB"/>
          </w:rPr>
          <w:delText>58</w:delText>
        </w:r>
        <w:r w:rsidR="005B4AFE" w:rsidDel="001400B6">
          <w:rPr>
            <w:lang w:val="en-GB"/>
          </w:rPr>
          <w:delText>:</w:delText>
        </w:r>
        <w:r w:rsidR="00757F2D" w:rsidDel="001400B6">
          <w:rPr>
            <w:lang w:val="en-GB"/>
          </w:rPr>
          <w:delText>124</w:delText>
        </w:r>
        <w:r w:rsidR="00840BC2" w:rsidDel="001400B6">
          <w:rPr>
            <w:lang w:val="en-GB"/>
          </w:rPr>
          <w:delText xml:space="preserve"> arising from non-substantive reasons </w:delText>
        </w:r>
        <w:commentRangeStart w:id="322"/>
        <w:commentRangeStart w:id="323"/>
        <w:r w:rsidR="00840BC2" w:rsidDel="001400B6">
          <w:rPr>
            <w:lang w:val="en-GB"/>
          </w:rPr>
          <w:delText>or</w:delText>
        </w:r>
        <w:r w:rsidRPr="00CF30EA" w:rsidDel="001400B6">
          <w:rPr>
            <w:lang w:val="en-GB"/>
          </w:rPr>
          <w:delText xml:space="preserve"> </w:delText>
        </w:r>
        <w:r w:rsidR="00840BC2" w:rsidDel="001400B6">
          <w:rPr>
            <w:lang w:val="en-GB"/>
          </w:rPr>
          <w:delText xml:space="preserve">from introduction of a new edition or revision of </w:delText>
        </w:r>
        <w:commentRangeEnd w:id="322"/>
        <w:r w:rsidR="00757F2D" w:rsidDel="001400B6">
          <w:rPr>
            <w:lang w:val="en-GB"/>
          </w:rPr>
          <w:delText>S-124</w:delText>
        </w:r>
        <w:r w:rsidR="00964AB6" w:rsidDel="001400B6">
          <w:rPr>
            <w:rStyle w:val="CommentReference"/>
          </w:rPr>
          <w:commentReference w:id="322"/>
        </w:r>
        <w:commentRangeEnd w:id="323"/>
        <w:r w:rsidR="004B194F" w:rsidDel="001400B6">
          <w:rPr>
            <w:rStyle w:val="CommentReference"/>
          </w:rPr>
          <w:commentReference w:id="323"/>
        </w:r>
        <w:r w:rsidR="00840BC2" w:rsidDel="001400B6">
          <w:rPr>
            <w:lang w:val="en-GB"/>
          </w:rPr>
          <w:delText>.</w:delText>
        </w:r>
      </w:del>
    </w:p>
    <w:p w14:paraId="10764D66" w14:textId="2A60D346" w:rsidR="00A6513D" w:rsidDel="001400B6" w:rsidRDefault="00A6513D" w:rsidP="00423EF0">
      <w:pPr>
        <w:spacing w:after="120" w:line="240" w:lineRule="auto"/>
        <w:rPr>
          <w:del w:id="324" w:author="Raphael Malyankar" w:date="2024-12-04T22:08:00Z" w16du:dateUtc="2024-12-05T05:08:00Z"/>
          <w:lang w:val="en-GB"/>
        </w:rPr>
      </w:pPr>
      <w:del w:id="325" w:author="Raphael Malyankar" w:date="2024-12-04T22:08:00Z" w16du:dateUtc="2024-12-05T05:08:00Z">
        <w:r w:rsidRPr="00CF30EA" w:rsidDel="001400B6">
          <w:rPr>
            <w:lang w:val="en-GB"/>
          </w:rPr>
          <w:delText>Typically</w:delText>
        </w:r>
        <w:r w:rsidR="00840BC2" w:rsidDel="001400B6">
          <w:rPr>
            <w:lang w:val="en-GB"/>
          </w:rPr>
          <w:delText xml:space="preserve"> clarifications for non-substantive reasons</w:delText>
        </w:r>
        <w:r w:rsidRPr="00CF30EA" w:rsidDel="001400B6">
          <w:rPr>
            <w:lang w:val="en-GB"/>
          </w:rPr>
          <w:delText xml:space="preserve"> remove ambiguity; correct grammatical and spelling errors; amend or update cross references; </w:delText>
        </w:r>
        <w:r w:rsidR="005B4AFE" w:rsidDel="001400B6">
          <w:rPr>
            <w:lang w:val="en-GB"/>
          </w:rPr>
          <w:delText>revise check messages or clarify check descriptions; or revise classifications of checks as critical/error/warning</w:delText>
        </w:r>
        <w:r w:rsidRPr="00CF30EA" w:rsidDel="001400B6">
          <w:rPr>
            <w:lang w:val="en-GB"/>
          </w:rPr>
          <w:delText xml:space="preserve">. A </w:delText>
        </w:r>
        <w:r w:rsidRPr="00CF30EA" w:rsidDel="001400B6">
          <w:rPr>
            <w:i/>
            <w:lang w:val="en-GB"/>
          </w:rPr>
          <w:delText>clarification</w:delText>
        </w:r>
        <w:r w:rsidRPr="00CF30EA" w:rsidDel="001400B6">
          <w:rPr>
            <w:lang w:val="en-GB"/>
          </w:rPr>
          <w:delText xml:space="preserve"> must not cause any substantive semantic change to S-1</w:delText>
        </w:r>
        <w:r w:rsidR="00835384" w:rsidDel="001400B6">
          <w:rPr>
            <w:lang w:val="en-GB"/>
          </w:rPr>
          <w:delText>58</w:delText>
        </w:r>
        <w:r w:rsidR="00840BC2" w:rsidDel="001400B6">
          <w:rPr>
            <w:lang w:val="en-GB"/>
          </w:rPr>
          <w:delText>:</w:delText>
        </w:r>
        <w:r w:rsidR="00757F2D" w:rsidDel="001400B6">
          <w:rPr>
            <w:lang w:val="en-GB"/>
          </w:rPr>
          <w:delText>124</w:delText>
        </w:r>
        <w:r w:rsidR="00840BC2" w:rsidDel="001400B6">
          <w:rPr>
            <w:lang w:val="en-GB"/>
          </w:rPr>
          <w:delText>.</w:delText>
        </w:r>
      </w:del>
    </w:p>
    <w:p w14:paraId="6920D6FF" w14:textId="69A152BD" w:rsidR="00840BC2" w:rsidRPr="00CF30EA" w:rsidDel="001400B6" w:rsidRDefault="00840BC2" w:rsidP="00423EF0">
      <w:pPr>
        <w:spacing w:after="120" w:line="240" w:lineRule="auto"/>
        <w:rPr>
          <w:del w:id="326" w:author="Raphael Malyankar" w:date="2024-12-04T22:08:00Z" w16du:dateUtc="2024-12-05T05:08:00Z"/>
          <w:lang w:val="en-GB"/>
        </w:rPr>
      </w:pPr>
      <w:del w:id="327" w:author="Raphael Malyankar" w:date="2024-12-04T22:08:00Z" w16du:dateUtc="2024-12-05T05:08:00Z">
        <w:r w:rsidDel="001400B6">
          <w:rPr>
            <w:lang w:val="en-GB"/>
          </w:rPr>
          <w:delText>Clarifications to S-158:</w:delText>
        </w:r>
        <w:r w:rsidR="00757F2D" w:rsidDel="001400B6">
          <w:rPr>
            <w:lang w:val="en-GB"/>
          </w:rPr>
          <w:delText>124</w:delText>
        </w:r>
        <w:r w:rsidDel="001400B6">
          <w:rPr>
            <w:lang w:val="en-GB"/>
          </w:rPr>
          <w:delText xml:space="preserve"> for alignment to a new edition or revision of </w:delText>
        </w:r>
        <w:r w:rsidR="00757F2D" w:rsidDel="001400B6">
          <w:rPr>
            <w:lang w:val="en-GB"/>
          </w:rPr>
          <w:delText>S-124</w:delText>
        </w:r>
        <w:r w:rsidDel="001400B6">
          <w:rPr>
            <w:lang w:val="en-GB"/>
          </w:rPr>
          <w:delText xml:space="preserve"> may update validation checks or add new validation checks. Validation checks for older but still active editions or revisions of </w:delText>
        </w:r>
        <w:r w:rsidR="00757F2D" w:rsidDel="001400B6">
          <w:rPr>
            <w:lang w:val="en-GB"/>
          </w:rPr>
          <w:delText>S-124</w:delText>
        </w:r>
        <w:r w:rsidDel="001400B6">
          <w:rPr>
            <w:lang w:val="en-GB"/>
          </w:rPr>
          <w:delText xml:space="preserve"> wil be retained but may</w:delText>
        </w:r>
        <w:r w:rsidR="00964AB6" w:rsidDel="001400B6">
          <w:rPr>
            <w:lang w:val="en-GB"/>
          </w:rPr>
          <w:delText xml:space="preserve"> be marked as </w:delText>
        </w:r>
        <w:r w:rsidR="00964AB6" w:rsidRPr="00964AB6" w:rsidDel="001400B6">
          <w:rPr>
            <w:i/>
            <w:iCs/>
            <w:lang w:val="en-GB"/>
          </w:rPr>
          <w:delText>Deleted</w:delText>
        </w:r>
        <w:r w:rsidR="00964AB6" w:rsidDel="001400B6">
          <w:rPr>
            <w:lang w:val="en-GB"/>
          </w:rPr>
          <w:delText xml:space="preserve"> for the new edition/revision of </w:delText>
        </w:r>
        <w:r w:rsidR="00757F2D" w:rsidDel="001400B6">
          <w:rPr>
            <w:lang w:val="en-GB"/>
          </w:rPr>
          <w:delText>S-124</w:delText>
        </w:r>
        <w:r w:rsidR="00964AB6" w:rsidDel="001400B6">
          <w:rPr>
            <w:lang w:val="en-GB"/>
          </w:rPr>
          <w:delText>.</w:delText>
        </w:r>
      </w:del>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1219ADBF"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008F2DB7">
        <w:rPr>
          <w:lang w:val="en-GB"/>
        </w:rPr>
        <w:t>:</w:t>
      </w:r>
      <w:r w:rsidR="00757F2D">
        <w:rPr>
          <w:lang w:val="en-GB"/>
        </w:rPr>
        <w:t>124</w:t>
      </w:r>
      <w:r w:rsidRPr="00CF30EA">
        <w:rPr>
          <w:lang w:val="en-GB"/>
        </w:rPr>
        <w:t xml:space="preserve">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16B11EEE" w14:textId="4C8AD9F2" w:rsidR="009D0122" w:rsidRPr="001E1971" w:rsidRDefault="008F5A40" w:rsidP="00AB1767">
      <w:pPr>
        <w:spacing w:after="120" w:line="240" w:lineRule="auto"/>
        <w:rPr>
          <w:b/>
          <w:lang w:val="en-GB"/>
        </w:rPr>
      </w:pPr>
      <w:r w:rsidRPr="00CF30EA">
        <w:rPr>
          <w:lang w:val="en-GB"/>
        </w:rPr>
        <w:t xml:space="preserve">Clarifications denoted as </w:t>
      </w:r>
      <w:proofErr w:type="spellStart"/>
      <w:r w:rsidRPr="00CF30EA">
        <w:rPr>
          <w:lang w:val="en-GB"/>
        </w:rPr>
        <w:t>n.n.</w:t>
      </w:r>
      <w:r w:rsidRPr="00CF30EA">
        <w:rPr>
          <w:b/>
          <w:sz w:val="28"/>
          <w:szCs w:val="28"/>
          <w:lang w:val="en-GB"/>
        </w:rPr>
        <w:t>n</w:t>
      </w:r>
      <w:proofErr w:type="spellEnd"/>
    </w:p>
    <w:p w14:paraId="141E9966" w14:textId="5F01F6F1" w:rsidR="00861E96" w:rsidRDefault="00861E96" w:rsidP="00611211">
      <w:pPr>
        <w:pStyle w:val="Heading1"/>
        <w:rPr>
          <w:lang w:val="en-GB"/>
        </w:rPr>
      </w:pPr>
      <w:bookmarkStart w:id="328" w:name="_Toc179556266"/>
      <w:r>
        <w:rPr>
          <w:lang w:val="en-GB"/>
        </w:rPr>
        <w:lastRenderedPageBreak/>
        <w:t>Check Structure</w:t>
      </w:r>
      <w:bookmarkEnd w:id="328"/>
    </w:p>
    <w:p w14:paraId="0296BAF2" w14:textId="6E7D9394" w:rsidR="00E735DA" w:rsidRDefault="00964AB6" w:rsidP="003E0544">
      <w:pPr>
        <w:tabs>
          <w:tab w:val="left" w:pos="1701"/>
        </w:tabs>
        <w:spacing w:after="120" w:line="240" w:lineRule="auto"/>
        <w:rPr>
          <w:ins w:id="329" w:author="Raphael Malyankar" w:date="2024-12-04T22:14:00Z" w16du:dateUtc="2024-12-05T05:14:00Z"/>
          <w:lang w:val="en-GB"/>
        </w:rPr>
      </w:pPr>
      <w:r>
        <w:rPr>
          <w:lang w:val="en-GB"/>
        </w:rPr>
        <w:t>Check structure in S-158:</w:t>
      </w:r>
      <w:r w:rsidR="00757F2D">
        <w:rPr>
          <w:lang w:val="en-GB"/>
        </w:rPr>
        <w:t>124</w:t>
      </w:r>
      <w:r>
        <w:rPr>
          <w:lang w:val="en-GB"/>
        </w:rPr>
        <w:t xml:space="preserve"> includes the fields specified in S-158</w:t>
      </w:r>
      <w:ins w:id="330" w:author="Stacy Timothy -Ed- E Jr NGA-SFHPQ USA CIV [2]" w:date="2026-06-16T15:07:00Z" w16du:dateUtc="2026-06-16T19:07:00Z">
        <w:r w:rsidR="00E201E6">
          <w:rPr>
            <w:lang w:val="en-GB"/>
          </w:rPr>
          <w:t xml:space="preserve">, with the </w:t>
        </w:r>
      </w:ins>
      <w:ins w:id="331" w:author="Stacy Timothy -Ed- E Jr NGA-SFHPQ USA CIV [2]" w:date="2026-06-16T15:08:00Z" w16du:dateUtc="2026-06-16T19:08:00Z">
        <w:r w:rsidR="00E201E6">
          <w:rPr>
            <w:lang w:val="en-GB"/>
          </w:rPr>
          <w:t xml:space="preserve">following additional columns: </w:t>
        </w:r>
      </w:ins>
      <w:del w:id="332" w:author="Stacy Timothy -Ed- E Jr NGA-SFHPQ USA CIV [2]" w:date="2026-06-16T15:07:00Z" w16du:dateUtc="2026-06-16T19:07:00Z">
        <w:r w:rsidDel="00E201E6">
          <w:rPr>
            <w:lang w:val="en-GB"/>
          </w:rPr>
          <w:delText>.</w:delText>
        </w:r>
      </w:del>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119"/>
        <w:gridCol w:w="3644"/>
      </w:tblGrid>
      <w:tr w:rsidR="00E201E6" w:rsidRPr="00757D40" w14:paraId="54380A86" w14:textId="77777777" w:rsidTr="00705D40">
        <w:trPr>
          <w:cantSplit/>
          <w:tblHeader/>
          <w:ins w:id="333" w:author="Stacy Timothy -Ed- E Jr NGA-SFHPQ USA CIV [2]" w:date="2026-06-16T15:08:00Z" w16du:dateUtc="2026-06-16T19:08:00Z"/>
        </w:trPr>
        <w:tc>
          <w:tcPr>
            <w:tcW w:w="0" w:type="auto"/>
            <w:shd w:val="clear" w:color="auto" w:fill="D9D9D9"/>
          </w:tcPr>
          <w:p w14:paraId="146F0138" w14:textId="77777777" w:rsidR="00E201E6" w:rsidRPr="00757D40" w:rsidRDefault="00E201E6" w:rsidP="00705D40">
            <w:pPr>
              <w:tabs>
                <w:tab w:val="left" w:pos="1701"/>
              </w:tabs>
              <w:spacing w:after="120" w:line="240" w:lineRule="auto"/>
              <w:rPr>
                <w:ins w:id="334" w:author="Stacy Timothy -Ed- E Jr NGA-SFHPQ USA CIV [2]" w:date="2026-06-16T15:08:00Z" w16du:dateUtc="2026-06-16T19:08:00Z"/>
                <w:b/>
                <w:bCs/>
              </w:rPr>
            </w:pPr>
            <w:ins w:id="335" w:author="Stacy Timothy -Ed- E Jr NGA-SFHPQ USA CIV [2]" w:date="2026-06-16T15:08:00Z" w16du:dateUtc="2026-06-16T19:08:00Z">
              <w:r w:rsidRPr="00757D40">
                <w:rPr>
                  <w:b/>
                  <w:bCs/>
                </w:rPr>
                <w:t>Column Name (Tag)</w:t>
              </w:r>
            </w:ins>
          </w:p>
        </w:tc>
        <w:tc>
          <w:tcPr>
            <w:tcW w:w="0" w:type="auto"/>
            <w:shd w:val="clear" w:color="auto" w:fill="D9D9D9"/>
          </w:tcPr>
          <w:p w14:paraId="018E895B" w14:textId="77777777" w:rsidR="00E201E6" w:rsidRPr="00757D40" w:rsidRDefault="00E201E6" w:rsidP="00705D40">
            <w:pPr>
              <w:tabs>
                <w:tab w:val="left" w:pos="1701"/>
              </w:tabs>
              <w:spacing w:after="120" w:line="240" w:lineRule="auto"/>
              <w:rPr>
                <w:ins w:id="336" w:author="Stacy Timothy -Ed- E Jr NGA-SFHPQ USA CIV [2]" w:date="2026-06-16T15:08:00Z" w16du:dateUtc="2026-06-16T19:08:00Z"/>
                <w:b/>
                <w:bCs/>
              </w:rPr>
            </w:pPr>
            <w:ins w:id="337" w:author="Stacy Timothy -Ed- E Jr NGA-SFHPQ USA CIV [2]" w:date="2026-06-16T15:08:00Z" w16du:dateUtc="2026-06-16T19:08:00Z">
              <w:r w:rsidRPr="00757D40">
                <w:rPr>
                  <w:b/>
                  <w:bCs/>
                </w:rPr>
                <w:t>Description</w:t>
              </w:r>
            </w:ins>
          </w:p>
        </w:tc>
      </w:tr>
      <w:tr w:rsidR="00E201E6" w:rsidRPr="00757D40" w14:paraId="0A4D390F" w14:textId="77777777" w:rsidTr="00705D40">
        <w:trPr>
          <w:cantSplit/>
          <w:ins w:id="338" w:author="Stacy Timothy -Ed- E Jr NGA-SFHPQ USA CIV [2]" w:date="2026-06-16T15:08:00Z" w16du:dateUtc="2026-06-16T19:08:00Z"/>
        </w:trPr>
        <w:tc>
          <w:tcPr>
            <w:tcW w:w="0" w:type="auto"/>
          </w:tcPr>
          <w:p w14:paraId="7F509004" w14:textId="77777777" w:rsidR="00E201E6" w:rsidRPr="00757D40" w:rsidRDefault="00E201E6" w:rsidP="00E201E6">
            <w:pPr>
              <w:tabs>
                <w:tab w:val="left" w:pos="1701"/>
              </w:tabs>
              <w:spacing w:after="120" w:line="240" w:lineRule="auto"/>
              <w:rPr>
                <w:ins w:id="339" w:author="Stacy Timothy -Ed- E Jr NGA-SFHPQ USA CIV [2]" w:date="2026-06-16T15:08:00Z" w16du:dateUtc="2026-06-16T19:08:00Z"/>
              </w:rPr>
            </w:pPr>
            <w:ins w:id="340" w:author="Stacy Timothy -Ed- E Jr NGA-SFHPQ USA CIV [2]" w:date="2026-06-16T15:08:00Z" w16du:dateUtc="2026-06-16T19:08:00Z">
              <w:r>
                <w:t>Remarks</w:t>
              </w:r>
            </w:ins>
          </w:p>
          <w:p w14:paraId="51FD76B9" w14:textId="50B1E742" w:rsidR="00E201E6" w:rsidRPr="00757D40" w:rsidRDefault="00E201E6" w:rsidP="00E201E6">
            <w:pPr>
              <w:tabs>
                <w:tab w:val="left" w:pos="1701"/>
              </w:tabs>
              <w:spacing w:after="120" w:line="240" w:lineRule="auto"/>
              <w:rPr>
                <w:ins w:id="341" w:author="Stacy Timothy -Ed- E Jr NGA-SFHPQ USA CIV [2]" w:date="2026-06-16T15:08:00Z" w16du:dateUtc="2026-06-16T19:08:00Z"/>
              </w:rPr>
            </w:pPr>
            <w:ins w:id="342" w:author="Stacy Timothy -Ed- E Jr NGA-SFHPQ USA CIV [2]" w:date="2026-06-16T15:08:00Z" w16du:dateUtc="2026-06-16T19:08:00Z">
              <w:r w:rsidRPr="00757D40">
                <w:t>(</w:t>
              </w:r>
              <w:r>
                <w:t>Remarks</w:t>
              </w:r>
              <w:r w:rsidRPr="00757D40">
                <w:t>)</w:t>
              </w:r>
            </w:ins>
          </w:p>
        </w:tc>
        <w:tc>
          <w:tcPr>
            <w:tcW w:w="0" w:type="auto"/>
          </w:tcPr>
          <w:p w14:paraId="03C07B77" w14:textId="0EC80D41" w:rsidR="00E201E6" w:rsidRPr="00757D40" w:rsidRDefault="00E201E6" w:rsidP="00E201E6">
            <w:pPr>
              <w:tabs>
                <w:tab w:val="left" w:pos="1701"/>
              </w:tabs>
              <w:spacing w:after="120" w:line="240" w:lineRule="auto"/>
              <w:rPr>
                <w:ins w:id="343" w:author="Stacy Timothy -Ed- E Jr NGA-SFHPQ USA CIV [2]" w:date="2026-06-16T15:08:00Z" w16du:dateUtc="2026-06-16T19:08:00Z"/>
              </w:rPr>
            </w:pPr>
            <w:ins w:id="344" w:author="Stacy Timothy -Ed- E Jr NGA-SFHPQ USA CIV [2]" w:date="2026-06-16T15:08:00Z" w16du:dateUtc="2026-06-16T19:08:00Z">
              <w:r>
                <w:t>Optional notes pertaining to the check.</w:t>
              </w:r>
            </w:ins>
          </w:p>
        </w:tc>
      </w:tr>
    </w:tbl>
    <w:p w14:paraId="2098447D" w14:textId="4F92AA19" w:rsidR="009E1232" w:rsidDel="00E201E6" w:rsidRDefault="00E201E6" w:rsidP="003E0544">
      <w:pPr>
        <w:tabs>
          <w:tab w:val="left" w:pos="1701"/>
        </w:tabs>
        <w:spacing w:after="120" w:line="240" w:lineRule="auto"/>
        <w:rPr>
          <w:del w:id="345" w:author="Stacy Timothy -Ed- E Jr NGA-SFHPQ USA CIV [2]" w:date="2026-06-16T15:08:00Z" w16du:dateUtc="2026-06-16T19:08:00Z"/>
          <w:lang w:val="en-GB"/>
        </w:rPr>
      </w:pPr>
      <w:ins w:id="346" w:author="Stacy Timothy -Ed- E Jr NGA-SFHPQ USA CIV [2]" w:date="2026-06-16T15:08:00Z" w16du:dateUtc="2026-06-16T19:08:00Z">
        <w:r w:rsidDel="00E201E6">
          <w:rPr>
            <w:lang w:val="en-GB"/>
          </w:rPr>
          <w:t xml:space="preserve"> </w:t>
        </w:r>
      </w:ins>
      <w:commentRangeStart w:id="347"/>
      <w:ins w:id="348" w:author="Raphael Malyankar" w:date="2024-12-04T22:14:00Z" w16du:dateUtc="2024-12-05T05:14:00Z">
        <w:del w:id="349" w:author="Stacy Timothy -Ed- E Jr NGA-SFHPQ USA CIV [2]" w:date="2026-06-16T15:08:00Z" w16du:dateUtc="2026-06-16T19:08:00Z">
          <w:r w:rsidR="009E1232" w:rsidDel="00E201E6">
            <w:rPr>
              <w:lang w:val="en-GB"/>
            </w:rPr>
            <w:delText xml:space="preserve">[PT to </w:delText>
          </w:r>
        </w:del>
      </w:ins>
      <w:ins w:id="350" w:author="Raphael Malyankar" w:date="2024-12-04T22:15:00Z" w16du:dateUtc="2024-12-05T05:15:00Z">
        <w:del w:id="351" w:author="Stacy Timothy -Ed- E Jr NGA-SFHPQ USA CIV [2]" w:date="2026-06-16T15:08:00Z" w16du:dateUtc="2026-06-16T19:08:00Z">
          <w:r w:rsidR="009E1232" w:rsidDel="00E201E6">
            <w:rPr>
              <w:lang w:val="en-GB"/>
            </w:rPr>
            <w:delText>state</w:delText>
          </w:r>
        </w:del>
      </w:ins>
      <w:ins w:id="352" w:author="Raphael Malyankar" w:date="2024-12-04T22:14:00Z" w16du:dateUtc="2024-12-05T05:14:00Z">
        <w:del w:id="353" w:author="Stacy Timothy -Ed- E Jr NGA-SFHPQ USA CIV [2]" w:date="2026-06-16T15:08:00Z" w16du:dateUtc="2026-06-16T19:08:00Z">
          <w:r w:rsidR="009E1232" w:rsidDel="00E201E6">
            <w:rPr>
              <w:lang w:val="en-GB"/>
            </w:rPr>
            <w:delText xml:space="preserve"> if the now-optional Data Quality Measures column is used or not.</w:delText>
          </w:r>
        </w:del>
      </w:ins>
      <w:ins w:id="354" w:author="Raphael Malyankar" w:date="2024-12-04T22:15:00Z" w16du:dateUtc="2024-12-05T05:15:00Z">
        <w:del w:id="355" w:author="Stacy Timothy -Ed- E Jr NGA-SFHPQ USA CIV [2]" w:date="2026-06-16T15:08:00Z" w16du:dateUtc="2026-06-16T19:08:00Z">
          <w:r w:rsidR="009E1232" w:rsidDel="00E201E6">
            <w:rPr>
              <w:lang w:val="en-GB"/>
            </w:rPr>
            <w:delText>]</w:delText>
          </w:r>
        </w:del>
      </w:ins>
      <w:commentRangeEnd w:id="347"/>
      <w:del w:id="356" w:author="Stacy Timothy -Ed- E Jr NGA-SFHPQ USA CIV [2]" w:date="2026-06-16T15:08:00Z" w16du:dateUtc="2026-06-16T19:08:00Z">
        <w:r w:rsidR="004E38B6" w:rsidDel="00E201E6">
          <w:rPr>
            <w:rStyle w:val="CommentReference"/>
          </w:rPr>
          <w:commentReference w:id="347"/>
        </w:r>
      </w:del>
    </w:p>
    <w:p w14:paraId="0444892B" w14:textId="1716C14A" w:rsidR="00B14B0E" w:rsidRDefault="00B14B0E" w:rsidP="00611211">
      <w:pPr>
        <w:pStyle w:val="Heading1"/>
        <w:rPr>
          <w:lang w:val="en-GB"/>
        </w:rPr>
      </w:pPr>
      <w:bookmarkStart w:id="357" w:name="_Ref172572327"/>
      <w:bookmarkStart w:id="358" w:name="_Toc179556267"/>
      <w:r>
        <w:rPr>
          <w:lang w:val="en-GB"/>
        </w:rPr>
        <w:t>Check Syntax</w:t>
      </w:r>
      <w:bookmarkEnd w:id="357"/>
      <w:bookmarkEnd w:id="358"/>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Heading1"/>
        <w:rPr>
          <w:lang w:val="en-GB"/>
        </w:rPr>
      </w:pPr>
      <w:bookmarkStart w:id="359" w:name="_Toc179556268"/>
      <w:r>
        <w:rPr>
          <w:lang w:val="en-GB"/>
        </w:rPr>
        <w:t>Organisation</w:t>
      </w:r>
      <w:bookmarkEnd w:id="359"/>
    </w:p>
    <w:p w14:paraId="76A667AF" w14:textId="5C2FAD12" w:rsidR="002C7023" w:rsidRDefault="002C7023" w:rsidP="00D76F20">
      <w:pPr>
        <w:tabs>
          <w:tab w:val="left" w:pos="1701"/>
        </w:tabs>
        <w:spacing w:line="240" w:lineRule="auto"/>
        <w:rPr>
          <w:lang w:val="en-GB"/>
        </w:rPr>
      </w:pPr>
      <w:r>
        <w:rPr>
          <w:lang w:val="en-GB"/>
        </w:rPr>
        <w:t>The list of validation checks for this edition of S-158:</w:t>
      </w:r>
      <w:r w:rsidR="00757F2D">
        <w:rPr>
          <w:lang w:val="en-GB"/>
        </w:rPr>
        <w:t>124</w:t>
      </w:r>
      <w:r>
        <w:rPr>
          <w:lang w:val="en-GB"/>
        </w:rPr>
        <w:t xml:space="preserve"> is available separately (see clause </w:t>
      </w:r>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0BFAC6DF" w14:textId="25E9339E" w:rsidR="00F1226C" w:rsidDel="00E201E6" w:rsidRDefault="00D76F20" w:rsidP="00D76F20">
      <w:pPr>
        <w:tabs>
          <w:tab w:val="left" w:pos="1701"/>
        </w:tabs>
        <w:spacing w:line="240" w:lineRule="auto"/>
        <w:rPr>
          <w:del w:id="360" w:author="Stacy Timothy -Ed- E Jr NGA-SFHPQ USA CIV [2]" w:date="2026-06-16T15:08:00Z" w16du:dateUtc="2026-06-16T19:08:00Z"/>
          <w:lang w:val="en-GB"/>
        </w:rPr>
      </w:pPr>
      <w:del w:id="361" w:author="Stacy Timothy -Ed- E Jr NGA-SFHPQ USA CIV [2]" w:date="2026-06-16T15:08:00Z" w16du:dateUtc="2026-06-16T19:08:00Z">
        <w:r w:rsidDel="00E201E6">
          <w:rPr>
            <w:lang w:val="en-GB"/>
          </w:rPr>
          <w:delText>[Describe numbering scheme and organization</w:delText>
        </w:r>
        <w:r w:rsidR="001272C7" w:rsidDel="00E201E6">
          <w:rPr>
            <w:lang w:val="en-GB"/>
          </w:rPr>
          <w:delText>, if the Project Team uses any special organization or numbering scheme</w:delText>
        </w:r>
        <w:r w:rsidDel="00E201E6">
          <w:rPr>
            <w:lang w:val="en-GB"/>
          </w:rPr>
          <w:delText>. To do</w:delText>
        </w:r>
        <w:r w:rsidR="0066513D" w:rsidDel="00E201E6">
          <w:rPr>
            <w:lang w:val="en-GB"/>
          </w:rPr>
          <w:delText>,</w:delText>
        </w:r>
        <w:r w:rsidDel="00E201E6">
          <w:rPr>
            <w:lang w:val="en-GB"/>
          </w:rPr>
          <w:delText xml:space="preserve"> </w:delText>
        </w:r>
        <w:r w:rsidR="0066513D" w:rsidDel="00E201E6">
          <w:rPr>
            <w:lang w:val="en-GB"/>
          </w:rPr>
          <w:delText>by</w:delText>
        </w:r>
        <w:r w:rsidDel="00E201E6">
          <w:rPr>
            <w:lang w:val="en-GB"/>
          </w:rPr>
          <w:delText xml:space="preserve"> P</w:delText>
        </w:r>
        <w:r w:rsidR="008739B6" w:rsidDel="00E201E6">
          <w:rPr>
            <w:lang w:val="en-GB"/>
          </w:rPr>
          <w:delText>roject Team</w:delText>
        </w:r>
        <w:r w:rsidDel="00E201E6">
          <w:rPr>
            <w:lang w:val="en-GB"/>
          </w:rPr>
          <w:delText>]</w:delText>
        </w:r>
      </w:del>
    </w:p>
    <w:p w14:paraId="462AB0AA" w14:textId="77777777" w:rsidR="004A1094" w:rsidRPr="004A1094" w:rsidRDefault="004A1094" w:rsidP="00F2138B">
      <w:pPr>
        <w:pStyle w:val="Heading1"/>
        <w:rPr>
          <w:lang w:val="en-GB"/>
        </w:rPr>
      </w:pPr>
      <w:bookmarkStart w:id="362" w:name="_Toc179220192"/>
      <w:bookmarkStart w:id="363" w:name="_Toc179556269"/>
      <w:commentRangeStart w:id="364"/>
      <w:r w:rsidRPr="004A1094">
        <w:rPr>
          <w:lang w:val="en-GB"/>
        </w:rPr>
        <w:t>Other Applicable Checks</w:t>
      </w:r>
      <w:bookmarkEnd w:id="362"/>
      <w:commentRangeEnd w:id="364"/>
      <w:r w:rsidR="00C01DFE">
        <w:rPr>
          <w:rStyle w:val="CommentReference"/>
          <w:b w:val="0"/>
          <w:bCs w:val="0"/>
        </w:rPr>
        <w:commentReference w:id="364"/>
      </w:r>
      <w:bookmarkEnd w:id="363"/>
    </w:p>
    <w:p w14:paraId="6EC851AE" w14:textId="77777777" w:rsidR="004A1094" w:rsidRPr="004A1094" w:rsidRDefault="004A1094" w:rsidP="00F2138B">
      <w:pPr>
        <w:pStyle w:val="Heading2"/>
        <w:rPr>
          <w:lang w:val="en-GB"/>
        </w:rPr>
      </w:pPr>
      <w:bookmarkStart w:id="365" w:name="_Toc179220193"/>
      <w:bookmarkStart w:id="366" w:name="_Toc179556270"/>
      <w:r w:rsidRPr="004A1094">
        <w:rPr>
          <w:lang w:val="en-GB"/>
        </w:rPr>
        <w:t>Generic S-100 checks</w:t>
      </w:r>
      <w:bookmarkEnd w:id="365"/>
      <w:bookmarkEnd w:id="366"/>
    </w:p>
    <w:p w14:paraId="15F27DF2" w14:textId="6A8AD40A" w:rsidR="004A1094" w:rsidRPr="004A1094" w:rsidRDefault="00757F2D" w:rsidP="004A1094">
      <w:pPr>
        <w:tabs>
          <w:tab w:val="left" w:pos="1701"/>
        </w:tabs>
        <w:spacing w:line="240" w:lineRule="auto"/>
        <w:rPr>
          <w:lang w:val="en-GB"/>
        </w:rPr>
      </w:pPr>
      <w:r>
        <w:rPr>
          <w:lang w:val="en-GB"/>
        </w:rPr>
        <w:t>S-124</w:t>
      </w:r>
      <w:r w:rsidR="004A1094" w:rsidRPr="004A1094">
        <w:rPr>
          <w:lang w:val="en-GB"/>
        </w:rPr>
        <w:t xml:space="preserve"> datasets and exchange sets must also be validated using the following subset of the generic S-100 validation checks defined in </w:t>
      </w:r>
      <w:commentRangeStart w:id="367"/>
      <w:r w:rsidR="004A1094" w:rsidRPr="004A1094">
        <w:rPr>
          <w:lang w:val="en-GB"/>
        </w:rPr>
        <w:t>S-158:100</w:t>
      </w:r>
      <w:commentRangeEnd w:id="367"/>
      <w:r w:rsidR="006012D0">
        <w:rPr>
          <w:rStyle w:val="CommentReference"/>
        </w:rPr>
        <w:commentReference w:id="367"/>
      </w:r>
      <w:r w:rsidR="004A1094" w:rsidRPr="004A1094">
        <w:rPr>
          <w:lang w:val="en-GB"/>
        </w:rPr>
        <w:t>:</w:t>
      </w:r>
    </w:p>
    <w:tbl>
      <w:tblPr>
        <w:tblStyle w:val="TableGrid"/>
        <w:tblW w:w="5000" w:type="pct"/>
        <w:tblCellMar>
          <w:left w:w="58" w:type="dxa"/>
          <w:right w:w="58" w:type="dxa"/>
        </w:tblCellMar>
        <w:tblLook w:val="04A0" w:firstRow="1" w:lastRow="0" w:firstColumn="1" w:lastColumn="0" w:noHBand="0" w:noVBand="1"/>
      </w:tblPr>
      <w:tblGrid>
        <w:gridCol w:w="1727"/>
        <w:gridCol w:w="1908"/>
        <w:gridCol w:w="2384"/>
        <w:gridCol w:w="2997"/>
      </w:tblGrid>
      <w:tr w:rsidR="00C53F21" w:rsidRPr="004A1094" w14:paraId="2F49BDF7" w14:textId="77777777" w:rsidTr="00F22F8E">
        <w:trPr>
          <w:tblHeader/>
        </w:trPr>
        <w:tc>
          <w:tcPr>
            <w:tcW w:w="958"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1058"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commentRangeStart w:id="369"/>
            <w:commentRangeStart w:id="370"/>
            <w:r w:rsidRPr="004A1094">
              <w:rPr>
                <w:b/>
                <w:bCs/>
                <w:lang w:val="en-GB"/>
              </w:rPr>
              <w:t>Checks</w:t>
            </w:r>
            <w:commentRangeEnd w:id="369"/>
            <w:r w:rsidRPr="004A1094">
              <w:commentReference w:id="369"/>
            </w:r>
            <w:commentRangeEnd w:id="370"/>
            <w:r w:rsidR="009E1232">
              <w:rPr>
                <w:rStyle w:val="CommentReference"/>
              </w:rPr>
              <w:commentReference w:id="370"/>
            </w:r>
          </w:p>
        </w:tc>
        <w:tc>
          <w:tcPr>
            <w:tcW w:w="1322"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662"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C53F21" w:rsidRPr="004A1094" w14:paraId="52AB6B4D" w14:textId="77777777" w:rsidTr="00F22F8E">
        <w:tc>
          <w:tcPr>
            <w:tcW w:w="958" w:type="pct"/>
          </w:tcPr>
          <w:p w14:paraId="3B097363" w14:textId="77777777" w:rsidR="004A1094" w:rsidRPr="004A1094" w:rsidRDefault="004A1094" w:rsidP="00DA5883">
            <w:pPr>
              <w:tabs>
                <w:tab w:val="left" w:pos="1701"/>
              </w:tabs>
              <w:spacing w:after="60" w:line="240" w:lineRule="auto"/>
              <w:rPr>
                <w:lang w:val="en-GB"/>
              </w:rPr>
            </w:pPr>
            <w:r w:rsidRPr="004A1094">
              <w:rPr>
                <w:lang w:val="en-GB"/>
              </w:rPr>
              <w:t>Part 1</w:t>
            </w:r>
          </w:p>
        </w:tc>
        <w:tc>
          <w:tcPr>
            <w:tcW w:w="1058" w:type="pct"/>
          </w:tcPr>
          <w:p w14:paraId="749C81D1" w14:textId="4A9B77B5" w:rsidR="004A1094" w:rsidRPr="004A1094" w:rsidRDefault="004A1094" w:rsidP="00DA5883">
            <w:pPr>
              <w:tabs>
                <w:tab w:val="left" w:pos="1701"/>
              </w:tabs>
              <w:spacing w:after="60" w:line="240" w:lineRule="auto"/>
              <w:rPr>
                <w:lang w:val="en-GB"/>
              </w:rPr>
            </w:pPr>
            <w:del w:id="371" w:author="Raphael Malyankar" w:date="2024-12-04T22:23:00Z" w16du:dateUtc="2024-12-05T05:23:00Z">
              <w:r w:rsidRPr="004A1094" w:rsidDel="00200365">
                <w:rPr>
                  <w:lang w:val="en-GB"/>
                </w:rPr>
                <w:delText>All</w:delText>
              </w:r>
            </w:del>
            <w:ins w:id="372" w:author="Raphael Malyankar" w:date="2024-12-04T22:23:00Z" w16du:dateUtc="2024-12-05T05:23:00Z">
              <w:r w:rsidR="00200365">
                <w:rPr>
                  <w:lang w:val="en-GB"/>
                </w:rPr>
                <w:t>N/A</w:t>
              </w:r>
            </w:ins>
          </w:p>
        </w:tc>
        <w:tc>
          <w:tcPr>
            <w:tcW w:w="1322" w:type="pct"/>
          </w:tcPr>
          <w:p w14:paraId="332D1B7F"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662" w:type="pct"/>
          </w:tcPr>
          <w:p w14:paraId="6484B89E"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00BA006B" w14:textId="77777777" w:rsidTr="00F22F8E">
        <w:tc>
          <w:tcPr>
            <w:tcW w:w="958" w:type="pct"/>
          </w:tcPr>
          <w:p w14:paraId="15404403" w14:textId="77777777" w:rsidR="004A1094" w:rsidRPr="004A1094" w:rsidRDefault="004A1094" w:rsidP="00DA5883">
            <w:pPr>
              <w:tabs>
                <w:tab w:val="left" w:pos="1701"/>
              </w:tabs>
              <w:spacing w:after="60" w:line="240" w:lineRule="auto"/>
              <w:rPr>
                <w:lang w:val="en-GB"/>
              </w:rPr>
            </w:pPr>
            <w:r w:rsidRPr="004A1094">
              <w:rPr>
                <w:lang w:val="en-GB"/>
              </w:rPr>
              <w:t>Part 2 / 2a</w:t>
            </w:r>
          </w:p>
        </w:tc>
        <w:tc>
          <w:tcPr>
            <w:tcW w:w="1058" w:type="pct"/>
          </w:tcPr>
          <w:p w14:paraId="5D7DF52A" w14:textId="3F3D758C" w:rsidR="004A1094" w:rsidRPr="004A1094" w:rsidRDefault="004A1094" w:rsidP="00DA5883">
            <w:pPr>
              <w:tabs>
                <w:tab w:val="left" w:pos="1701"/>
              </w:tabs>
              <w:spacing w:after="60" w:line="240" w:lineRule="auto"/>
              <w:rPr>
                <w:lang w:val="en-GB"/>
              </w:rPr>
            </w:pPr>
            <w:del w:id="373" w:author="Raphael Malyankar" w:date="2024-12-04T22:23:00Z" w16du:dateUtc="2024-12-05T05:23:00Z">
              <w:r w:rsidRPr="004A1094" w:rsidDel="00200365">
                <w:rPr>
                  <w:lang w:val="en-GB"/>
                </w:rPr>
                <w:delText>All</w:delText>
              </w:r>
            </w:del>
            <w:ins w:id="374" w:author="Raphael Malyankar" w:date="2024-12-04T22:23:00Z" w16du:dateUtc="2024-12-05T05:23:00Z">
              <w:r w:rsidR="00200365">
                <w:rPr>
                  <w:lang w:val="en-GB"/>
                </w:rPr>
                <w:t>N/A</w:t>
              </w:r>
            </w:ins>
          </w:p>
        </w:tc>
        <w:tc>
          <w:tcPr>
            <w:tcW w:w="1322" w:type="pct"/>
          </w:tcPr>
          <w:p w14:paraId="44333070"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662" w:type="pct"/>
          </w:tcPr>
          <w:p w14:paraId="7AD60CE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1BD3C661" w14:textId="77777777" w:rsidTr="00F22F8E">
        <w:tc>
          <w:tcPr>
            <w:tcW w:w="958" w:type="pct"/>
          </w:tcPr>
          <w:p w14:paraId="7AAEBE24" w14:textId="77777777" w:rsidR="004A1094" w:rsidRPr="004A1094" w:rsidRDefault="004A1094" w:rsidP="00DA5883">
            <w:pPr>
              <w:tabs>
                <w:tab w:val="left" w:pos="1701"/>
              </w:tabs>
              <w:spacing w:after="60" w:line="240" w:lineRule="auto"/>
              <w:rPr>
                <w:lang w:val="en-GB"/>
              </w:rPr>
            </w:pPr>
            <w:r w:rsidRPr="004A1094">
              <w:rPr>
                <w:lang w:val="en-GB"/>
              </w:rPr>
              <w:t>Part 4a</w:t>
            </w:r>
          </w:p>
        </w:tc>
        <w:tc>
          <w:tcPr>
            <w:tcW w:w="1058" w:type="pct"/>
          </w:tcPr>
          <w:p w14:paraId="1CC170E7" w14:textId="225D6EC3" w:rsidR="004A1094" w:rsidRPr="004A1094" w:rsidRDefault="004A1094" w:rsidP="00DA5883">
            <w:pPr>
              <w:tabs>
                <w:tab w:val="left" w:pos="1701"/>
              </w:tabs>
              <w:spacing w:after="60" w:line="240" w:lineRule="auto"/>
              <w:rPr>
                <w:lang w:val="en-GB"/>
              </w:rPr>
            </w:pPr>
            <w:r w:rsidRPr="004A1094">
              <w:rPr>
                <w:lang w:val="en-GB"/>
              </w:rPr>
              <w:t>All</w:t>
            </w:r>
            <w:ins w:id="375" w:author="Raphael Malyankar" w:date="2024-12-04T22:23:00Z" w16du:dateUtc="2024-12-05T05:23:00Z">
              <w:r w:rsidR="00200365">
                <w:rPr>
                  <w:lang w:val="en-GB"/>
                </w:rPr>
                <w:t xml:space="preserve"> Collection A checks</w:t>
              </w:r>
            </w:ins>
          </w:p>
        </w:tc>
        <w:tc>
          <w:tcPr>
            <w:tcW w:w="1322" w:type="pct"/>
          </w:tcPr>
          <w:p w14:paraId="44151CAB" w14:textId="77777777" w:rsidR="004A1094" w:rsidRPr="004A1094" w:rsidRDefault="004A1094" w:rsidP="00DA5883">
            <w:pPr>
              <w:tabs>
                <w:tab w:val="left" w:pos="1701"/>
              </w:tabs>
              <w:spacing w:after="60" w:line="240" w:lineRule="auto"/>
              <w:rPr>
                <w:lang w:val="en-GB"/>
              </w:rPr>
            </w:pPr>
            <w:r w:rsidRPr="004A1094">
              <w:rPr>
                <w:lang w:val="en-GB"/>
              </w:rPr>
              <w:t>Exchange catalogue</w:t>
            </w:r>
          </w:p>
        </w:tc>
        <w:tc>
          <w:tcPr>
            <w:tcW w:w="1662" w:type="pct"/>
          </w:tcPr>
          <w:p w14:paraId="78F9A249" w14:textId="77777777" w:rsidR="004A1094" w:rsidRPr="004A1094" w:rsidRDefault="004A1094" w:rsidP="00DA5883">
            <w:pPr>
              <w:tabs>
                <w:tab w:val="left" w:pos="1701"/>
              </w:tabs>
              <w:spacing w:after="60" w:line="240" w:lineRule="auto"/>
              <w:rPr>
                <w:lang w:val="en-GB"/>
              </w:rPr>
            </w:pPr>
          </w:p>
        </w:tc>
      </w:tr>
      <w:tr w:rsidR="00C53F21" w:rsidRPr="004A1094" w14:paraId="0B850CF2" w14:textId="77777777" w:rsidTr="00F22F8E">
        <w:tc>
          <w:tcPr>
            <w:tcW w:w="958" w:type="pct"/>
          </w:tcPr>
          <w:p w14:paraId="266E3475" w14:textId="77777777" w:rsidR="004A1094" w:rsidRPr="004A1094" w:rsidRDefault="004A1094" w:rsidP="00DA5883">
            <w:pPr>
              <w:tabs>
                <w:tab w:val="left" w:pos="1701"/>
              </w:tabs>
              <w:spacing w:after="60" w:line="240" w:lineRule="auto"/>
              <w:rPr>
                <w:lang w:val="en-GB"/>
              </w:rPr>
            </w:pPr>
            <w:r w:rsidRPr="004A1094">
              <w:rPr>
                <w:lang w:val="en-GB"/>
              </w:rPr>
              <w:t>Part 4b</w:t>
            </w:r>
          </w:p>
        </w:tc>
        <w:tc>
          <w:tcPr>
            <w:tcW w:w="1058" w:type="pct"/>
          </w:tcPr>
          <w:p w14:paraId="6CDF2F56" w14:textId="602B6CDC" w:rsidR="004A1094" w:rsidRPr="004A1094" w:rsidRDefault="004A1094" w:rsidP="00DA5883">
            <w:pPr>
              <w:tabs>
                <w:tab w:val="left" w:pos="1701"/>
              </w:tabs>
              <w:spacing w:after="60" w:line="240" w:lineRule="auto"/>
              <w:rPr>
                <w:lang w:val="en-GB"/>
              </w:rPr>
            </w:pPr>
            <w:del w:id="376" w:author="Raphael Malyankar" w:date="2024-12-04T22:23:00Z" w16du:dateUtc="2024-12-05T05:23:00Z">
              <w:r w:rsidRPr="004A1094" w:rsidDel="00200365">
                <w:rPr>
                  <w:lang w:val="en-GB"/>
                </w:rPr>
                <w:delText>All</w:delText>
              </w:r>
            </w:del>
            <w:ins w:id="377" w:author="Raphael Malyankar" w:date="2024-12-04T22:23:00Z" w16du:dateUtc="2024-12-05T05:23:00Z">
              <w:r w:rsidR="00200365">
                <w:rPr>
                  <w:lang w:val="en-GB"/>
                </w:rPr>
                <w:t>N/A</w:t>
              </w:r>
            </w:ins>
          </w:p>
        </w:tc>
        <w:tc>
          <w:tcPr>
            <w:tcW w:w="1322" w:type="pct"/>
          </w:tcPr>
          <w:p w14:paraId="4927F758"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662" w:type="pct"/>
          </w:tcPr>
          <w:p w14:paraId="1D48C39D"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BA5050" w:rsidRPr="004A1094" w14:paraId="2A184DDD" w14:textId="77777777" w:rsidTr="00F22F8E">
        <w:tc>
          <w:tcPr>
            <w:tcW w:w="958" w:type="pct"/>
          </w:tcPr>
          <w:p w14:paraId="0A4E4827" w14:textId="77777777" w:rsidR="00BA5050" w:rsidRPr="004A1094" w:rsidRDefault="00BA5050" w:rsidP="00BA5050">
            <w:pPr>
              <w:tabs>
                <w:tab w:val="left" w:pos="1701"/>
              </w:tabs>
              <w:spacing w:after="60" w:line="240" w:lineRule="auto"/>
              <w:rPr>
                <w:lang w:val="en-GB"/>
              </w:rPr>
            </w:pPr>
            <w:r w:rsidRPr="004A1094">
              <w:rPr>
                <w:lang w:val="en-GB"/>
              </w:rPr>
              <w:t>Part 5 / 5a</w:t>
            </w:r>
          </w:p>
        </w:tc>
        <w:tc>
          <w:tcPr>
            <w:tcW w:w="1058" w:type="pct"/>
          </w:tcPr>
          <w:p w14:paraId="7832C865" w14:textId="11EEE75A" w:rsidR="00BA5050" w:rsidRPr="004A1094" w:rsidRDefault="00BA5050" w:rsidP="00BA5050">
            <w:pPr>
              <w:tabs>
                <w:tab w:val="left" w:pos="1701"/>
              </w:tabs>
              <w:spacing w:after="60" w:line="240" w:lineRule="auto"/>
              <w:rPr>
                <w:lang w:val="en-GB"/>
              </w:rPr>
            </w:pPr>
            <w:ins w:id="378" w:author="Stacy Timothy -Ed- E Jr NGA-SFHPQ USA CIV [2]" w:date="2026-06-16T15:10:00Z" w16du:dateUtc="2026-06-16T19:10:00Z">
              <w:r w:rsidRPr="00BF3E18">
                <w:t>All Collection A checks for Parts 5 and 5a</w:t>
              </w:r>
            </w:ins>
            <w:del w:id="379" w:author="Stacy Timothy -Ed- E Jr NGA-SFHPQ USA CIV [2]" w:date="2026-06-16T15:10:00Z" w16du:dateUtc="2026-06-16T19:10:00Z">
              <w:r w:rsidRPr="004A1094" w:rsidDel="00CB19C3">
                <w:rPr>
                  <w:lang w:val="en-GB"/>
                </w:rPr>
                <w:delText>S100_Dev0069</w:delText>
              </w:r>
            </w:del>
            <w:ins w:id="380" w:author="Raphael Malyankar" w:date="2024-12-04T22:23:00Z" w16du:dateUtc="2024-12-05T05:23:00Z">
              <w:del w:id="381" w:author="Stacy Timothy -Ed- E Jr NGA-SFHPQ USA CIV [2]" w:date="2026-06-16T15:10:00Z" w16du:dateUtc="2026-06-16T19:10:00Z">
                <w:r w:rsidDel="00CB19C3">
                  <w:rPr>
                    <w:lang w:val="en-GB"/>
                  </w:rPr>
                  <w:delText xml:space="preserve"> </w:delText>
                </w:r>
              </w:del>
            </w:ins>
            <w:ins w:id="382" w:author="Raphael Malyankar" w:date="2024-12-04T22:24:00Z" w16du:dateUtc="2024-12-05T05:24:00Z">
              <w:del w:id="383" w:author="Stacy Timothy -Ed- E Jr NGA-SFHPQ USA CIV [2]" w:date="2026-06-16T15:10:00Z" w16du:dateUtc="2026-06-16T19:10:00Z">
                <w:r w:rsidDel="00CB19C3">
                  <w:rPr>
                    <w:lang w:val="en-GB"/>
                  </w:rPr>
                  <w:delText>(</w:delText>
                </w:r>
              </w:del>
            </w:ins>
            <w:ins w:id="384" w:author="Raphael Malyankar" w:date="2024-12-04T22:23:00Z" w16du:dateUtc="2024-12-05T05:23:00Z">
              <w:del w:id="385" w:author="Stacy Timothy -Ed- E Jr NGA-SFHPQ USA CIV [2]" w:date="2026-06-16T15:10:00Z" w16du:dateUtc="2026-06-16T19:10:00Z">
                <w:r w:rsidDel="00CB19C3">
                  <w:rPr>
                    <w:lang w:val="en-GB"/>
                  </w:rPr>
                  <w:delText>not applied to datasets or exchange sets</w:delText>
                </w:r>
              </w:del>
            </w:ins>
            <w:ins w:id="386" w:author="Raphael Malyankar" w:date="2024-12-04T22:24:00Z" w16du:dateUtc="2024-12-05T05:24:00Z">
              <w:del w:id="387" w:author="Stacy Timothy -Ed- E Jr NGA-SFHPQ USA CIV [2]" w:date="2026-06-16T15:10:00Z" w16du:dateUtc="2026-06-16T19:10:00Z">
                <w:r w:rsidDel="00CB19C3">
                  <w:rPr>
                    <w:lang w:val="en-GB"/>
                  </w:rPr>
                  <w:delText>)</w:delText>
                </w:r>
              </w:del>
            </w:ins>
          </w:p>
        </w:tc>
        <w:tc>
          <w:tcPr>
            <w:tcW w:w="1322" w:type="pct"/>
          </w:tcPr>
          <w:p w14:paraId="4F3ECECA" w14:textId="2576316A" w:rsidR="00BA5050" w:rsidRPr="004A1094" w:rsidRDefault="00BA5050" w:rsidP="00BA5050">
            <w:pPr>
              <w:tabs>
                <w:tab w:val="left" w:pos="1701"/>
              </w:tabs>
              <w:spacing w:after="60" w:line="240" w:lineRule="auto"/>
              <w:rPr>
                <w:lang w:val="en-GB"/>
              </w:rPr>
            </w:pPr>
            <w:ins w:id="388" w:author="Stacy Timothy -Ed- E Jr NGA-SFHPQ USA CIV [2]" w:date="2026-06-16T15:10:00Z" w16du:dateUtc="2026-06-16T19:10:00Z">
              <w:r w:rsidRPr="00BF3E18">
                <w:t>Datasets</w:t>
              </w:r>
            </w:ins>
            <w:del w:id="389" w:author="Stacy Timothy -Ed- E Jr NGA-SFHPQ USA CIV [2]" w:date="2026-06-16T15:10:00Z" w16du:dateUtc="2026-06-16T19:10:00Z">
              <w:r w:rsidRPr="004A1094" w:rsidDel="00CB19C3">
                <w:rPr>
                  <w:lang w:val="en-GB"/>
                </w:rPr>
                <w:delText>Product Specification</w:delText>
              </w:r>
            </w:del>
          </w:p>
        </w:tc>
        <w:tc>
          <w:tcPr>
            <w:tcW w:w="1662" w:type="pct"/>
          </w:tcPr>
          <w:p w14:paraId="378FFE37" w14:textId="7343AED0" w:rsidR="00BA5050" w:rsidRPr="004A1094" w:rsidRDefault="00BA5050" w:rsidP="00BA5050">
            <w:pPr>
              <w:tabs>
                <w:tab w:val="left" w:pos="1701"/>
              </w:tabs>
              <w:spacing w:after="60" w:line="240" w:lineRule="auto"/>
              <w:rPr>
                <w:lang w:val="en-GB"/>
              </w:rPr>
            </w:pPr>
            <w:ins w:id="390" w:author="Stacy Timothy -Ed- E Jr NGA-SFHPQ USA CIV [2]" w:date="2026-06-16T15:10:00Z" w16du:dateUtc="2026-06-16T19:10:00Z">
              <w:r w:rsidRPr="00BF3E18">
                <w:t>The S-158:100 checks in Collection A compare datasets to the Feature Catalogue</w:t>
              </w:r>
            </w:ins>
            <w:del w:id="391" w:author="Stacy Timothy -Ed- E Jr NGA-SFHPQ USA CIV [2]" w:date="2026-06-16T15:10:00Z" w16du:dateUtc="2026-06-16T19:10:00Z">
              <w:r w:rsidRPr="004A1094" w:rsidDel="00CB19C3">
                <w:rPr>
                  <w:lang w:val="en-GB"/>
                </w:rPr>
                <w:delText>No direct implementation on datasets or exchange sets</w:delText>
              </w:r>
            </w:del>
          </w:p>
        </w:tc>
      </w:tr>
      <w:tr w:rsidR="00C53F21" w:rsidRPr="004A1094" w14:paraId="13C74AC9" w14:textId="77777777" w:rsidTr="00F22F8E">
        <w:tc>
          <w:tcPr>
            <w:tcW w:w="958" w:type="pct"/>
          </w:tcPr>
          <w:p w14:paraId="060DE54C" w14:textId="77777777" w:rsidR="004A1094" w:rsidRPr="004A1094" w:rsidRDefault="004A1094" w:rsidP="00DA5883">
            <w:pPr>
              <w:tabs>
                <w:tab w:val="left" w:pos="1701"/>
              </w:tabs>
              <w:spacing w:after="60" w:line="240" w:lineRule="auto"/>
              <w:rPr>
                <w:lang w:val="en-GB"/>
              </w:rPr>
            </w:pPr>
            <w:r w:rsidRPr="004A1094">
              <w:rPr>
                <w:lang w:val="en-GB"/>
              </w:rPr>
              <w:t>Part 6</w:t>
            </w:r>
          </w:p>
        </w:tc>
        <w:tc>
          <w:tcPr>
            <w:tcW w:w="1058" w:type="pct"/>
          </w:tcPr>
          <w:p w14:paraId="5E22495B" w14:textId="73CA4D4B" w:rsidR="004A1094" w:rsidRPr="004A1094" w:rsidDel="006012D0" w:rsidRDefault="004A1094" w:rsidP="00DA5883">
            <w:pPr>
              <w:tabs>
                <w:tab w:val="left" w:pos="1701"/>
              </w:tabs>
              <w:spacing w:after="60" w:line="240" w:lineRule="auto"/>
              <w:rPr>
                <w:del w:id="392" w:author="Raphael Malyankar" w:date="2024-12-04T22:22:00Z" w16du:dateUtc="2024-12-05T05:22:00Z"/>
                <w:lang w:val="en-GB"/>
              </w:rPr>
            </w:pPr>
            <w:del w:id="393" w:author="Raphael Malyankar" w:date="2024-12-04T22:22:00Z" w16du:dateUtc="2024-12-05T05:22:00Z">
              <w:r w:rsidRPr="004A1094" w:rsidDel="006012D0">
                <w:rPr>
                  <w:lang w:val="en-GB"/>
                </w:rPr>
                <w:delText>S100_Dev0172</w:delText>
              </w:r>
            </w:del>
          </w:p>
          <w:p w14:paraId="64652377" w14:textId="56755992" w:rsidR="004A1094" w:rsidRPr="004A1094" w:rsidDel="0050406F" w:rsidRDefault="004A1094" w:rsidP="00DA5883">
            <w:pPr>
              <w:tabs>
                <w:tab w:val="left" w:pos="1701"/>
              </w:tabs>
              <w:spacing w:after="60" w:line="240" w:lineRule="auto"/>
              <w:rPr>
                <w:del w:id="394" w:author="Raphael Malyankar" w:date="2024-12-04T22:36:00Z" w16du:dateUtc="2024-12-05T05:36:00Z"/>
                <w:lang w:val="en-GB"/>
              </w:rPr>
            </w:pPr>
            <w:del w:id="395" w:author="Raphael Malyankar" w:date="2024-12-04T22:22:00Z" w16du:dateUtc="2024-12-05T05:22:00Z">
              <w:r w:rsidRPr="004A1094" w:rsidDel="006012D0">
                <w:rPr>
                  <w:lang w:val="en-GB"/>
                </w:rPr>
                <w:delText>S100_Dev0173</w:delText>
              </w:r>
            </w:del>
            <w:ins w:id="396" w:author="Raphael Malyankar" w:date="2024-12-04T22:22:00Z" w16du:dateUtc="2024-12-05T05:22:00Z">
              <w:r w:rsidR="006012D0">
                <w:rPr>
                  <w:lang w:val="en-GB"/>
                </w:rPr>
                <w:t>Only checks in Collection A, if any</w:t>
              </w:r>
            </w:ins>
          </w:p>
          <w:p w14:paraId="170E6C4B" w14:textId="2B746800" w:rsidR="004A1094" w:rsidRPr="004A1094" w:rsidRDefault="004A1094" w:rsidP="00DA5883">
            <w:pPr>
              <w:tabs>
                <w:tab w:val="left" w:pos="1701"/>
              </w:tabs>
              <w:spacing w:after="60" w:line="240" w:lineRule="auto"/>
              <w:rPr>
                <w:lang w:val="en-GB"/>
              </w:rPr>
            </w:pPr>
            <w:del w:id="397" w:author="Raphael Malyankar" w:date="2024-12-04T22:36:00Z" w16du:dateUtc="2024-12-05T05:36:00Z">
              <w:r w:rsidRPr="004A1094" w:rsidDel="0050406F">
                <w:rPr>
                  <w:lang w:val="en-GB"/>
                </w:rPr>
                <w:delText>S100_Dev0174</w:delText>
              </w:r>
            </w:del>
          </w:p>
        </w:tc>
        <w:tc>
          <w:tcPr>
            <w:tcW w:w="1322" w:type="pct"/>
          </w:tcPr>
          <w:p w14:paraId="1F5D277B"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662" w:type="pct"/>
          </w:tcPr>
          <w:p w14:paraId="53C04FEE" w14:textId="77777777" w:rsidR="004A1094" w:rsidRPr="004A1094" w:rsidRDefault="004A1094" w:rsidP="00DA5883">
            <w:pPr>
              <w:tabs>
                <w:tab w:val="left" w:pos="1701"/>
              </w:tabs>
              <w:spacing w:after="60" w:line="240" w:lineRule="auto"/>
              <w:rPr>
                <w:lang w:val="en-GB"/>
              </w:rPr>
            </w:pPr>
          </w:p>
        </w:tc>
      </w:tr>
      <w:tr w:rsidR="00C53F21" w:rsidRPr="004A1094" w14:paraId="0F4A2714" w14:textId="77777777" w:rsidTr="00F22F8E">
        <w:tc>
          <w:tcPr>
            <w:tcW w:w="958" w:type="pct"/>
          </w:tcPr>
          <w:p w14:paraId="5F8CB505" w14:textId="77777777" w:rsidR="004A1094" w:rsidRPr="004A1094" w:rsidRDefault="004A1094" w:rsidP="00DA5883">
            <w:pPr>
              <w:tabs>
                <w:tab w:val="left" w:pos="1701"/>
              </w:tabs>
              <w:spacing w:after="60" w:line="240" w:lineRule="auto"/>
              <w:rPr>
                <w:lang w:val="en-GB"/>
              </w:rPr>
            </w:pPr>
            <w:r w:rsidRPr="004A1094">
              <w:rPr>
                <w:lang w:val="en-GB"/>
              </w:rPr>
              <w:lastRenderedPageBreak/>
              <w:t>Part 7</w:t>
            </w:r>
          </w:p>
        </w:tc>
        <w:tc>
          <w:tcPr>
            <w:tcW w:w="1058" w:type="pct"/>
          </w:tcPr>
          <w:p w14:paraId="34095CE8" w14:textId="61CB4E86" w:rsidR="004A1094" w:rsidRPr="004A1094" w:rsidRDefault="004A1094" w:rsidP="00DA5883">
            <w:pPr>
              <w:tabs>
                <w:tab w:val="left" w:pos="1701"/>
              </w:tabs>
              <w:spacing w:after="60" w:line="240" w:lineRule="auto"/>
              <w:rPr>
                <w:lang w:val="en-GB"/>
              </w:rPr>
            </w:pPr>
            <w:r w:rsidRPr="004A1094">
              <w:rPr>
                <w:lang w:val="en-GB"/>
              </w:rPr>
              <w:t xml:space="preserve">All checks </w:t>
            </w:r>
            <w:ins w:id="398" w:author="Raphael Malyankar" w:date="2024-12-04T22:19:00Z" w16du:dateUtc="2024-12-05T05:19:00Z">
              <w:r w:rsidR="006012D0">
                <w:rPr>
                  <w:lang w:val="en-GB"/>
                </w:rPr>
                <w:t xml:space="preserve">in Collection A </w:t>
              </w:r>
            </w:ins>
            <w:r w:rsidRPr="004A1094">
              <w:rPr>
                <w:lang w:val="en-GB"/>
              </w:rPr>
              <w:t>except those for arc, circle, and spline primitives or Level 3b geometry</w:t>
            </w:r>
          </w:p>
        </w:tc>
        <w:tc>
          <w:tcPr>
            <w:tcW w:w="1322" w:type="pct"/>
          </w:tcPr>
          <w:p w14:paraId="663DECD2"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662" w:type="pct"/>
          </w:tcPr>
          <w:p w14:paraId="70B32B7F" w14:textId="6AF573CC" w:rsidR="004A1094" w:rsidRPr="004A1094" w:rsidRDefault="004A1094" w:rsidP="00DA5883">
            <w:pPr>
              <w:tabs>
                <w:tab w:val="left" w:pos="1701"/>
              </w:tabs>
              <w:spacing w:after="60" w:line="240" w:lineRule="auto"/>
              <w:rPr>
                <w:lang w:val="en-GB"/>
              </w:rPr>
            </w:pPr>
            <w:r w:rsidRPr="004A1094">
              <w:rPr>
                <w:lang w:val="en-GB"/>
              </w:rPr>
              <w:t>S-1</w:t>
            </w:r>
            <w:r w:rsidR="00C53F21">
              <w:rPr>
                <w:lang w:val="en-GB"/>
              </w:rPr>
              <w:t>2</w:t>
            </w:r>
            <w:r w:rsidR="008A6C75">
              <w:rPr>
                <w:lang w:val="en-GB"/>
              </w:rPr>
              <w:t>4</w:t>
            </w:r>
            <w:r w:rsidRPr="004A1094">
              <w:rPr>
                <w:lang w:val="en-GB"/>
              </w:rPr>
              <w:t xml:space="preserve"> uses Level 3a geometry.</w:t>
            </w:r>
          </w:p>
          <w:p w14:paraId="2498A6F7" w14:textId="369DEF67" w:rsidR="004A1094" w:rsidRPr="004A1094" w:rsidRDefault="004A1094" w:rsidP="00DA5883">
            <w:pPr>
              <w:tabs>
                <w:tab w:val="left" w:pos="1701"/>
              </w:tabs>
              <w:spacing w:after="60" w:line="240" w:lineRule="auto"/>
              <w:rPr>
                <w:lang w:val="en-GB"/>
              </w:rPr>
            </w:pPr>
            <w:del w:id="399" w:author="Stacy Timothy -Ed- E Jr NGA-SFHPQ USA CIV [2]" w:date="2026-06-16T15:12:00Z" w16du:dateUtc="2026-06-16T19:12:00Z">
              <w:r w:rsidRPr="004A1094" w:rsidDel="00BA5050">
                <w:rPr>
                  <w:lang w:val="en-GB"/>
                </w:rPr>
                <w:delText>S-1</w:delText>
              </w:r>
              <w:r w:rsidR="00C53F21" w:rsidDel="00BA5050">
                <w:rPr>
                  <w:lang w:val="en-GB"/>
                </w:rPr>
                <w:delText>2</w:delText>
              </w:r>
              <w:r w:rsidR="008A6C75" w:rsidDel="00BA5050">
                <w:rPr>
                  <w:lang w:val="en-GB"/>
                </w:rPr>
                <w:delText>4 Ed. 1.5.0</w:delText>
              </w:r>
              <w:r w:rsidRPr="004A1094" w:rsidDel="00BA5050">
                <w:rPr>
                  <w:lang w:val="en-GB"/>
                </w:rPr>
                <w:delText xml:space="preserve"> does not use arc, spline, and circle spatial primitives</w:delText>
              </w:r>
            </w:del>
          </w:p>
        </w:tc>
      </w:tr>
      <w:tr w:rsidR="00C53F21" w:rsidRPr="004A1094" w14:paraId="3449D4C9" w14:textId="77777777" w:rsidTr="00F22F8E">
        <w:tc>
          <w:tcPr>
            <w:tcW w:w="958" w:type="pct"/>
          </w:tcPr>
          <w:p w14:paraId="2AC9D979" w14:textId="77777777" w:rsidR="004A1094" w:rsidRPr="004A1094" w:rsidRDefault="004A1094" w:rsidP="00DA5883">
            <w:pPr>
              <w:tabs>
                <w:tab w:val="left" w:pos="1701"/>
              </w:tabs>
              <w:spacing w:after="60" w:line="240" w:lineRule="auto"/>
              <w:rPr>
                <w:lang w:val="en-GB"/>
              </w:rPr>
            </w:pPr>
            <w:r w:rsidRPr="004A1094">
              <w:rPr>
                <w:lang w:val="en-GB"/>
              </w:rPr>
              <w:t>Part 8</w:t>
            </w:r>
          </w:p>
        </w:tc>
        <w:tc>
          <w:tcPr>
            <w:tcW w:w="1058" w:type="pct"/>
          </w:tcPr>
          <w:p w14:paraId="1CA8BB12" w14:textId="77777777" w:rsidR="004A1094" w:rsidRPr="004A1094" w:rsidRDefault="004A1094" w:rsidP="00DA5883">
            <w:pPr>
              <w:tabs>
                <w:tab w:val="left" w:pos="1701"/>
              </w:tabs>
              <w:spacing w:after="60" w:line="240" w:lineRule="auto"/>
              <w:rPr>
                <w:lang w:val="en-GB"/>
              </w:rPr>
            </w:pPr>
            <w:r w:rsidRPr="004A1094">
              <w:rPr>
                <w:lang w:val="en-GB"/>
              </w:rPr>
              <w:t>None</w:t>
            </w:r>
          </w:p>
        </w:tc>
        <w:tc>
          <w:tcPr>
            <w:tcW w:w="1322" w:type="pct"/>
          </w:tcPr>
          <w:p w14:paraId="101D594A" w14:textId="77777777" w:rsidR="004A1094" w:rsidRPr="004A1094" w:rsidRDefault="004A1094" w:rsidP="00DA5883">
            <w:pPr>
              <w:tabs>
                <w:tab w:val="left" w:pos="1701"/>
              </w:tabs>
              <w:spacing w:after="60" w:line="240" w:lineRule="auto"/>
              <w:rPr>
                <w:lang w:val="en-GB"/>
              </w:rPr>
            </w:pPr>
            <w:r w:rsidRPr="004A1094">
              <w:rPr>
                <w:lang w:val="en-GB"/>
              </w:rPr>
              <w:t>N/A</w:t>
            </w:r>
          </w:p>
        </w:tc>
        <w:tc>
          <w:tcPr>
            <w:tcW w:w="1662" w:type="pct"/>
          </w:tcPr>
          <w:p w14:paraId="50F724C1" w14:textId="2B8EF364" w:rsidR="004A1094" w:rsidRPr="004A1094" w:rsidRDefault="004A1094" w:rsidP="00DA5883">
            <w:pPr>
              <w:tabs>
                <w:tab w:val="left" w:pos="1701"/>
              </w:tabs>
              <w:spacing w:after="60" w:line="240" w:lineRule="auto"/>
              <w:rPr>
                <w:lang w:val="en-GB"/>
              </w:rPr>
            </w:pPr>
            <w:r w:rsidRPr="004A1094">
              <w:rPr>
                <w:lang w:val="en-GB"/>
              </w:rPr>
              <w:t xml:space="preserve">Part 8 does not apply to </w:t>
            </w:r>
            <w:r w:rsidR="00757F2D">
              <w:rPr>
                <w:lang w:val="en-GB"/>
              </w:rPr>
              <w:t>S-124</w:t>
            </w:r>
          </w:p>
        </w:tc>
      </w:tr>
      <w:tr w:rsidR="00C53F21" w:rsidRPr="004A1094" w14:paraId="1611E35B" w14:textId="77777777" w:rsidTr="00F22F8E">
        <w:tc>
          <w:tcPr>
            <w:tcW w:w="958" w:type="pct"/>
          </w:tcPr>
          <w:p w14:paraId="0F74E03D" w14:textId="77777777" w:rsidR="004A1094" w:rsidRPr="004A1094" w:rsidRDefault="004A1094" w:rsidP="00DA5883">
            <w:pPr>
              <w:tabs>
                <w:tab w:val="left" w:pos="1701"/>
              </w:tabs>
              <w:spacing w:after="60" w:line="240" w:lineRule="auto"/>
              <w:rPr>
                <w:lang w:val="en-GB"/>
              </w:rPr>
            </w:pPr>
            <w:r w:rsidRPr="004A1094">
              <w:rPr>
                <w:lang w:val="en-GB"/>
              </w:rPr>
              <w:t>Part 9 / 9a / 13</w:t>
            </w:r>
          </w:p>
        </w:tc>
        <w:tc>
          <w:tcPr>
            <w:tcW w:w="1058" w:type="pct"/>
          </w:tcPr>
          <w:p w14:paraId="11CB4700" w14:textId="256FC526" w:rsidR="004A1094" w:rsidRPr="004A1094" w:rsidRDefault="004A1094" w:rsidP="00DA5883">
            <w:pPr>
              <w:tabs>
                <w:tab w:val="left" w:pos="1701"/>
              </w:tabs>
              <w:spacing w:after="60" w:line="240" w:lineRule="auto"/>
              <w:rPr>
                <w:lang w:val="en-GB"/>
              </w:rPr>
            </w:pPr>
            <w:del w:id="400" w:author="Raphael Malyankar" w:date="2024-12-04T22:24:00Z" w16du:dateUtc="2024-12-05T05:24:00Z">
              <w:r w:rsidRPr="004A1094" w:rsidDel="00200365">
                <w:rPr>
                  <w:lang w:val="en-GB"/>
                </w:rPr>
                <w:delText>?</w:delText>
              </w:r>
            </w:del>
            <w:ins w:id="401" w:author="Raphael Malyankar" w:date="2024-12-04T22:24:00Z" w16du:dateUtc="2024-12-05T05:24:00Z">
              <w:r w:rsidR="00200365">
                <w:rPr>
                  <w:lang w:val="en-GB"/>
                </w:rPr>
                <w:t>N/A</w:t>
              </w:r>
            </w:ins>
          </w:p>
        </w:tc>
        <w:tc>
          <w:tcPr>
            <w:tcW w:w="1322" w:type="pct"/>
          </w:tcPr>
          <w:p w14:paraId="3E6F7F60" w14:textId="3C4C4D03" w:rsidR="004A1094" w:rsidRPr="004A1094" w:rsidRDefault="004A1094" w:rsidP="00DA5883">
            <w:pPr>
              <w:tabs>
                <w:tab w:val="left" w:pos="1701"/>
              </w:tabs>
              <w:spacing w:after="60" w:line="240" w:lineRule="auto"/>
              <w:rPr>
                <w:lang w:val="en-GB"/>
              </w:rPr>
            </w:pPr>
            <w:r w:rsidRPr="004A1094">
              <w:rPr>
                <w:lang w:val="en-GB"/>
              </w:rPr>
              <w:t xml:space="preserve">Product </w:t>
            </w:r>
            <w:del w:id="402" w:author="Stacy Timothy -Ed- E Jr NGA-SFHPQ USA CIV [2]" w:date="2026-06-16T15:09:00Z" w16du:dateUtc="2026-06-16T19:09:00Z">
              <w:r w:rsidRPr="004A1094" w:rsidDel="00E201E6">
                <w:rPr>
                  <w:lang w:val="en-GB"/>
                </w:rPr>
                <w:delText>Specitication</w:delText>
              </w:r>
            </w:del>
            <w:ins w:id="403" w:author="Stacy Timothy -Ed- E Jr NGA-SFHPQ USA CIV [2]" w:date="2026-06-16T15:09:00Z" w16du:dateUtc="2026-06-16T19:09:00Z">
              <w:r w:rsidR="00E201E6" w:rsidRPr="004A1094">
                <w:rPr>
                  <w:lang w:val="en-GB"/>
                </w:rPr>
                <w:t>Specification</w:t>
              </w:r>
            </w:ins>
          </w:p>
        </w:tc>
        <w:tc>
          <w:tcPr>
            <w:tcW w:w="1662" w:type="pct"/>
          </w:tcPr>
          <w:p w14:paraId="56765E70" w14:textId="77777777" w:rsidR="004A1094" w:rsidRPr="004A1094" w:rsidRDefault="004A1094" w:rsidP="00DA5883">
            <w:pPr>
              <w:tabs>
                <w:tab w:val="left" w:pos="1701"/>
              </w:tabs>
              <w:spacing w:after="60" w:line="240" w:lineRule="auto"/>
              <w:rPr>
                <w:lang w:val="en-GB"/>
              </w:rPr>
            </w:pPr>
            <w:r w:rsidRPr="004A1094">
              <w:rPr>
                <w:lang w:val="en-GB"/>
              </w:rPr>
              <w:t>Validation checks for Portrayal Catalogue</w:t>
            </w:r>
          </w:p>
        </w:tc>
      </w:tr>
      <w:tr w:rsidR="00C53F21" w:rsidRPr="004A1094" w14:paraId="2CD94E7E" w14:textId="77777777" w:rsidTr="00F22F8E">
        <w:tc>
          <w:tcPr>
            <w:tcW w:w="958" w:type="pct"/>
          </w:tcPr>
          <w:p w14:paraId="474BC66B" w14:textId="77777777" w:rsidR="004A1094" w:rsidRPr="004A1094" w:rsidRDefault="004A1094" w:rsidP="00DA5883">
            <w:pPr>
              <w:tabs>
                <w:tab w:val="left" w:pos="1701"/>
              </w:tabs>
              <w:spacing w:after="60" w:line="240" w:lineRule="auto"/>
              <w:rPr>
                <w:lang w:val="en-GB"/>
              </w:rPr>
            </w:pPr>
            <w:r w:rsidRPr="004A1094">
              <w:rPr>
                <w:lang w:val="en-GB"/>
              </w:rPr>
              <w:t>Part 10a</w:t>
            </w:r>
          </w:p>
        </w:tc>
        <w:tc>
          <w:tcPr>
            <w:tcW w:w="1058" w:type="pct"/>
          </w:tcPr>
          <w:p w14:paraId="4107BEBA" w14:textId="401F8EBB" w:rsidR="004A1094" w:rsidRPr="004A1094" w:rsidRDefault="00C53F21" w:rsidP="00DA5883">
            <w:pPr>
              <w:tabs>
                <w:tab w:val="left" w:pos="1701"/>
              </w:tabs>
              <w:spacing w:after="60" w:line="240" w:lineRule="auto"/>
              <w:rPr>
                <w:lang w:val="en-GB"/>
              </w:rPr>
            </w:pPr>
            <w:r>
              <w:rPr>
                <w:lang w:val="en-GB"/>
              </w:rPr>
              <w:t>None</w:t>
            </w:r>
          </w:p>
        </w:tc>
        <w:tc>
          <w:tcPr>
            <w:tcW w:w="1322" w:type="pct"/>
          </w:tcPr>
          <w:p w14:paraId="612CC6D3" w14:textId="15B382E3" w:rsidR="004A1094" w:rsidRPr="004A1094" w:rsidRDefault="00C53F21" w:rsidP="00DA5883">
            <w:pPr>
              <w:tabs>
                <w:tab w:val="left" w:pos="1701"/>
              </w:tabs>
              <w:spacing w:after="60" w:line="240" w:lineRule="auto"/>
              <w:rPr>
                <w:lang w:val="en-GB"/>
              </w:rPr>
            </w:pPr>
            <w:r>
              <w:rPr>
                <w:lang w:val="en-GB"/>
              </w:rPr>
              <w:t>N/A</w:t>
            </w:r>
          </w:p>
        </w:tc>
        <w:tc>
          <w:tcPr>
            <w:tcW w:w="1662" w:type="pct"/>
          </w:tcPr>
          <w:p w14:paraId="0DD48404" w14:textId="261C0198" w:rsidR="004A1094" w:rsidRPr="004A1094" w:rsidRDefault="00757F2D" w:rsidP="00DA5883">
            <w:pPr>
              <w:tabs>
                <w:tab w:val="left" w:pos="1701"/>
              </w:tabs>
              <w:spacing w:after="60" w:line="240" w:lineRule="auto"/>
              <w:rPr>
                <w:lang w:val="en-GB"/>
              </w:rPr>
            </w:pPr>
            <w:r>
              <w:rPr>
                <w:lang w:val="en-GB"/>
              </w:rPr>
              <w:t>S-124</w:t>
            </w:r>
            <w:r w:rsidR="00C53F21">
              <w:rPr>
                <w:lang w:val="en-GB"/>
              </w:rPr>
              <w:t xml:space="preserve"> does not use the ISO 8211 format</w:t>
            </w:r>
          </w:p>
        </w:tc>
      </w:tr>
      <w:tr w:rsidR="00C53F21" w:rsidRPr="004A1094" w14:paraId="2E3D32F2" w14:textId="77777777" w:rsidTr="00F22F8E">
        <w:tc>
          <w:tcPr>
            <w:tcW w:w="958" w:type="pct"/>
          </w:tcPr>
          <w:p w14:paraId="27A504BA" w14:textId="1B75FBE3" w:rsidR="004A1094" w:rsidRPr="004A1094" w:rsidRDefault="004A1094" w:rsidP="00DA5883">
            <w:pPr>
              <w:tabs>
                <w:tab w:val="left" w:pos="1701"/>
              </w:tabs>
              <w:spacing w:after="60" w:line="240" w:lineRule="auto"/>
              <w:rPr>
                <w:lang w:val="en-GB"/>
              </w:rPr>
            </w:pPr>
            <w:r w:rsidRPr="004A1094">
              <w:rPr>
                <w:lang w:val="en-GB"/>
              </w:rPr>
              <w:t>Part 10b</w:t>
            </w:r>
          </w:p>
        </w:tc>
        <w:tc>
          <w:tcPr>
            <w:tcW w:w="1058" w:type="pct"/>
          </w:tcPr>
          <w:p w14:paraId="00B31BF5" w14:textId="6A896E24" w:rsidR="004A1094" w:rsidRPr="004A1094" w:rsidRDefault="00C53F21" w:rsidP="00DA5883">
            <w:pPr>
              <w:tabs>
                <w:tab w:val="left" w:pos="1701"/>
              </w:tabs>
              <w:spacing w:after="60" w:line="240" w:lineRule="auto"/>
              <w:rPr>
                <w:lang w:val="en-GB"/>
              </w:rPr>
            </w:pPr>
            <w:del w:id="404" w:author="Raphael Malyankar" w:date="2024-12-04T22:18:00Z" w16du:dateUtc="2024-12-05T05:18:00Z">
              <w:r w:rsidDel="006012D0">
                <w:rPr>
                  <w:lang w:val="en-GB"/>
                </w:rPr>
                <w:delText>?</w:delText>
              </w:r>
            </w:del>
            <w:ins w:id="405" w:author="Raphael Malyankar" w:date="2024-12-04T22:18:00Z" w16du:dateUtc="2024-12-05T05:18:00Z">
              <w:r w:rsidR="006012D0">
                <w:rPr>
                  <w:lang w:val="en-GB"/>
                </w:rPr>
                <w:t xml:space="preserve">All </w:t>
              </w:r>
            </w:ins>
            <w:ins w:id="406" w:author="Raphael Malyankar" w:date="2024-12-04T22:19:00Z" w16du:dateUtc="2024-12-05T05:19:00Z">
              <w:r w:rsidR="006012D0">
                <w:rPr>
                  <w:lang w:val="en-GB"/>
                </w:rPr>
                <w:t>checks in Collection</w:t>
              </w:r>
            </w:ins>
            <w:ins w:id="407" w:author="Raphael Malyankar" w:date="2024-12-04T22:18:00Z" w16du:dateUtc="2024-12-05T05:18:00Z">
              <w:r w:rsidR="006012D0">
                <w:rPr>
                  <w:lang w:val="en-GB"/>
                </w:rPr>
                <w:t xml:space="preserve"> A </w:t>
              </w:r>
            </w:ins>
          </w:p>
        </w:tc>
        <w:tc>
          <w:tcPr>
            <w:tcW w:w="1322" w:type="pct"/>
          </w:tcPr>
          <w:p w14:paraId="724424F2" w14:textId="0F7C01CF" w:rsidR="004A1094" w:rsidRPr="004A1094" w:rsidRDefault="00C53F21" w:rsidP="00DA5883">
            <w:pPr>
              <w:tabs>
                <w:tab w:val="left" w:pos="1701"/>
              </w:tabs>
              <w:spacing w:after="60" w:line="240" w:lineRule="auto"/>
              <w:rPr>
                <w:lang w:val="en-GB"/>
              </w:rPr>
            </w:pPr>
            <w:r>
              <w:rPr>
                <w:lang w:val="en-GB"/>
              </w:rPr>
              <w:t>Dataset</w:t>
            </w:r>
          </w:p>
        </w:tc>
        <w:tc>
          <w:tcPr>
            <w:tcW w:w="1662" w:type="pct"/>
          </w:tcPr>
          <w:p w14:paraId="3B4A58CB" w14:textId="6F047664" w:rsidR="004A1094" w:rsidRPr="004A1094" w:rsidRDefault="00C53F21" w:rsidP="00DA5883">
            <w:pPr>
              <w:tabs>
                <w:tab w:val="left" w:pos="1701"/>
              </w:tabs>
              <w:spacing w:after="60" w:line="240" w:lineRule="auto"/>
              <w:rPr>
                <w:lang w:val="en-GB"/>
              </w:rPr>
            </w:pPr>
            <w:r>
              <w:rPr>
                <w:lang w:val="en-GB"/>
              </w:rPr>
              <w:t>Generic validation checks for the S-100 GML format</w:t>
            </w:r>
          </w:p>
        </w:tc>
      </w:tr>
      <w:tr w:rsidR="00C53F21" w:rsidRPr="004A1094" w14:paraId="3F51D10D" w14:textId="77777777" w:rsidTr="00F22F8E">
        <w:tc>
          <w:tcPr>
            <w:tcW w:w="958" w:type="pct"/>
          </w:tcPr>
          <w:p w14:paraId="5EFD103F" w14:textId="57BA033B" w:rsidR="00C53F21" w:rsidRPr="004A1094" w:rsidRDefault="00C53F21" w:rsidP="00C53F21">
            <w:pPr>
              <w:tabs>
                <w:tab w:val="left" w:pos="1701"/>
              </w:tabs>
              <w:spacing w:after="60" w:line="240" w:lineRule="auto"/>
              <w:rPr>
                <w:lang w:val="en-GB"/>
              </w:rPr>
            </w:pPr>
            <w:r w:rsidRPr="004A1094">
              <w:rPr>
                <w:lang w:val="en-GB"/>
              </w:rPr>
              <w:t>Part 10</w:t>
            </w:r>
            <w:r>
              <w:rPr>
                <w:lang w:val="en-GB"/>
              </w:rPr>
              <w:t>c</w:t>
            </w:r>
          </w:p>
        </w:tc>
        <w:tc>
          <w:tcPr>
            <w:tcW w:w="1058" w:type="pct"/>
          </w:tcPr>
          <w:p w14:paraId="2D653327" w14:textId="705FDB91" w:rsidR="00C53F21" w:rsidRPr="004A1094" w:rsidRDefault="00C53F21" w:rsidP="00C53F21">
            <w:pPr>
              <w:tabs>
                <w:tab w:val="left" w:pos="1701"/>
              </w:tabs>
              <w:spacing w:after="60" w:line="240" w:lineRule="auto"/>
              <w:rPr>
                <w:lang w:val="en-GB"/>
              </w:rPr>
            </w:pPr>
            <w:r>
              <w:rPr>
                <w:lang w:val="en-GB"/>
              </w:rPr>
              <w:t>None</w:t>
            </w:r>
          </w:p>
        </w:tc>
        <w:tc>
          <w:tcPr>
            <w:tcW w:w="1322" w:type="pct"/>
          </w:tcPr>
          <w:p w14:paraId="1E683916" w14:textId="28773EDE" w:rsidR="00C53F21" w:rsidRPr="004A1094" w:rsidRDefault="00C53F21" w:rsidP="00C53F21">
            <w:pPr>
              <w:tabs>
                <w:tab w:val="left" w:pos="1701"/>
              </w:tabs>
              <w:spacing w:after="60" w:line="240" w:lineRule="auto"/>
              <w:rPr>
                <w:lang w:val="en-GB"/>
              </w:rPr>
            </w:pPr>
            <w:r>
              <w:rPr>
                <w:lang w:val="en-GB"/>
              </w:rPr>
              <w:t>N/A</w:t>
            </w:r>
          </w:p>
        </w:tc>
        <w:tc>
          <w:tcPr>
            <w:tcW w:w="1662" w:type="pct"/>
          </w:tcPr>
          <w:p w14:paraId="1F62B345" w14:textId="184CFAE0" w:rsidR="00C53F21" w:rsidRPr="004A1094" w:rsidRDefault="00757F2D" w:rsidP="00C53F21">
            <w:pPr>
              <w:tabs>
                <w:tab w:val="left" w:pos="1701"/>
              </w:tabs>
              <w:spacing w:after="60" w:line="240" w:lineRule="auto"/>
              <w:rPr>
                <w:lang w:val="en-GB"/>
              </w:rPr>
            </w:pPr>
            <w:r>
              <w:rPr>
                <w:lang w:val="en-GB"/>
              </w:rPr>
              <w:t>S-124</w:t>
            </w:r>
            <w:r w:rsidR="00C53F21">
              <w:rPr>
                <w:lang w:val="en-GB"/>
              </w:rPr>
              <w:t xml:space="preserve"> does not use the S-100 HDF5 format</w:t>
            </w:r>
          </w:p>
        </w:tc>
      </w:tr>
      <w:tr w:rsidR="00C53F21" w:rsidRPr="004A1094" w14:paraId="5CC96E0C" w14:textId="77777777" w:rsidTr="00F22F8E">
        <w:tc>
          <w:tcPr>
            <w:tcW w:w="958" w:type="pct"/>
          </w:tcPr>
          <w:p w14:paraId="7CD84786" w14:textId="77777777" w:rsidR="004A1094" w:rsidRPr="004A1094" w:rsidRDefault="004A1094" w:rsidP="00DA5883">
            <w:pPr>
              <w:tabs>
                <w:tab w:val="left" w:pos="1701"/>
              </w:tabs>
              <w:spacing w:after="60" w:line="240" w:lineRule="auto"/>
              <w:rPr>
                <w:lang w:val="en-GB"/>
              </w:rPr>
            </w:pPr>
            <w:r w:rsidRPr="004A1094">
              <w:rPr>
                <w:lang w:val="en-GB"/>
              </w:rPr>
              <w:t>Part 11</w:t>
            </w:r>
          </w:p>
        </w:tc>
        <w:tc>
          <w:tcPr>
            <w:tcW w:w="1058" w:type="pct"/>
          </w:tcPr>
          <w:p w14:paraId="103CE92D" w14:textId="77777777" w:rsidR="004A1094" w:rsidRPr="004A1094" w:rsidRDefault="004A1094" w:rsidP="00DA5883">
            <w:pPr>
              <w:tabs>
                <w:tab w:val="left" w:pos="1701"/>
              </w:tabs>
              <w:spacing w:after="60" w:line="240" w:lineRule="auto"/>
              <w:rPr>
                <w:lang w:val="en-GB"/>
              </w:rPr>
            </w:pPr>
            <w:r w:rsidRPr="004A1094">
              <w:rPr>
                <w:lang w:val="en-GB"/>
              </w:rPr>
              <w:t>S100_Dev0466</w:t>
            </w:r>
          </w:p>
        </w:tc>
        <w:tc>
          <w:tcPr>
            <w:tcW w:w="1322" w:type="pct"/>
          </w:tcPr>
          <w:p w14:paraId="0BCA22D1" w14:textId="77777777" w:rsidR="004A1094" w:rsidRPr="004A1094" w:rsidRDefault="004A1094" w:rsidP="00DA5883">
            <w:pPr>
              <w:tabs>
                <w:tab w:val="left" w:pos="1701"/>
              </w:tabs>
              <w:spacing w:after="60" w:line="240" w:lineRule="auto"/>
              <w:rPr>
                <w:lang w:val="en-GB"/>
              </w:rPr>
            </w:pPr>
            <w:r w:rsidRPr="004A1094">
              <w:rPr>
                <w:lang w:val="en-GB"/>
              </w:rPr>
              <w:t>Dataset</w:t>
            </w:r>
          </w:p>
        </w:tc>
        <w:tc>
          <w:tcPr>
            <w:tcW w:w="1662" w:type="pct"/>
          </w:tcPr>
          <w:p w14:paraId="64A659A1" w14:textId="77777777" w:rsidR="004A1094" w:rsidRPr="004A1094" w:rsidRDefault="004A1094" w:rsidP="00DA5883">
            <w:pPr>
              <w:tabs>
                <w:tab w:val="left" w:pos="1701"/>
              </w:tabs>
              <w:spacing w:after="60" w:line="240" w:lineRule="auto"/>
              <w:rPr>
                <w:lang w:val="en-GB"/>
              </w:rPr>
            </w:pPr>
            <w:r w:rsidRPr="004A1094">
              <w:rPr>
                <w:lang w:val="en-GB"/>
              </w:rPr>
              <w:t>There is only one Part 11 generic check, for dataset size</w:t>
            </w:r>
          </w:p>
        </w:tc>
      </w:tr>
      <w:tr w:rsidR="00C53F21" w:rsidRPr="004A1094" w14:paraId="4CDB3D69" w14:textId="77777777" w:rsidTr="00F22F8E">
        <w:tc>
          <w:tcPr>
            <w:tcW w:w="958" w:type="pct"/>
          </w:tcPr>
          <w:p w14:paraId="368FA62A" w14:textId="77777777" w:rsidR="004A1094" w:rsidRPr="004A1094" w:rsidRDefault="004A1094" w:rsidP="00DA5883">
            <w:pPr>
              <w:tabs>
                <w:tab w:val="left" w:pos="1701"/>
              </w:tabs>
              <w:spacing w:after="60" w:line="240" w:lineRule="auto"/>
              <w:rPr>
                <w:lang w:val="en-GB"/>
              </w:rPr>
            </w:pPr>
            <w:r w:rsidRPr="004A1094">
              <w:rPr>
                <w:lang w:val="en-GB"/>
              </w:rPr>
              <w:t>Part 15</w:t>
            </w:r>
          </w:p>
        </w:tc>
        <w:tc>
          <w:tcPr>
            <w:tcW w:w="1058" w:type="pct"/>
          </w:tcPr>
          <w:p w14:paraId="3FE67100" w14:textId="13B740B8" w:rsidR="004A1094" w:rsidRPr="004A1094" w:rsidRDefault="00200365" w:rsidP="00DA5883">
            <w:pPr>
              <w:tabs>
                <w:tab w:val="left" w:pos="1701"/>
              </w:tabs>
              <w:spacing w:after="60" w:line="240" w:lineRule="auto"/>
              <w:rPr>
                <w:lang w:val="en-GB"/>
              </w:rPr>
            </w:pPr>
            <w:ins w:id="408" w:author="Raphael Malyankar" w:date="2024-12-04T22:24:00Z" w16du:dateUtc="2024-12-05T05:24:00Z">
              <w:r>
                <w:rPr>
                  <w:lang w:val="en-GB"/>
                </w:rPr>
                <w:t>All collection A checks</w:t>
              </w:r>
            </w:ins>
            <w:del w:id="409" w:author="Raphael Malyankar" w:date="2024-12-04T22:24:00Z" w16du:dateUtc="2024-12-05T05:24:00Z">
              <w:r w:rsidR="004A1094" w:rsidRPr="004A1094" w:rsidDel="00200365">
                <w:rPr>
                  <w:lang w:val="en-GB"/>
                </w:rPr>
                <w:delText>?</w:delText>
              </w:r>
            </w:del>
          </w:p>
        </w:tc>
        <w:tc>
          <w:tcPr>
            <w:tcW w:w="1322" w:type="pct"/>
          </w:tcPr>
          <w:p w14:paraId="5E052C54" w14:textId="77777777" w:rsidR="004A1094" w:rsidRDefault="00200365" w:rsidP="00DA5883">
            <w:pPr>
              <w:tabs>
                <w:tab w:val="left" w:pos="1701"/>
              </w:tabs>
              <w:spacing w:after="60" w:line="240" w:lineRule="auto"/>
              <w:rPr>
                <w:ins w:id="410" w:author="Raphael Malyankar" w:date="2024-12-04T22:24:00Z" w16du:dateUtc="2024-12-05T05:24:00Z"/>
                <w:lang w:val="en-GB"/>
              </w:rPr>
            </w:pPr>
            <w:ins w:id="411" w:author="Raphael Malyankar" w:date="2024-12-04T22:24:00Z" w16du:dateUtc="2024-12-05T05:24:00Z">
              <w:r>
                <w:rPr>
                  <w:lang w:val="en-GB"/>
                </w:rPr>
                <w:t>Exchange catalogue</w:t>
              </w:r>
            </w:ins>
            <w:del w:id="412" w:author="Raphael Malyankar" w:date="2024-12-04T22:24:00Z" w16du:dateUtc="2024-12-05T05:24:00Z">
              <w:r w:rsidR="004A1094" w:rsidRPr="004A1094" w:rsidDel="00200365">
                <w:rPr>
                  <w:lang w:val="en-GB"/>
                </w:rPr>
                <w:delText>?</w:delText>
              </w:r>
            </w:del>
          </w:p>
          <w:p w14:paraId="0689DB61" w14:textId="4BB10DD4" w:rsidR="00200365" w:rsidRPr="004A1094" w:rsidRDefault="00200365" w:rsidP="00DA5883">
            <w:pPr>
              <w:tabs>
                <w:tab w:val="left" w:pos="1701"/>
              </w:tabs>
              <w:spacing w:after="60" w:line="240" w:lineRule="auto"/>
              <w:rPr>
                <w:lang w:val="en-GB"/>
              </w:rPr>
            </w:pPr>
            <w:ins w:id="413" w:author="Raphael Malyankar" w:date="2024-12-04T22:24:00Z" w16du:dateUtc="2024-12-05T05:24:00Z">
              <w:r>
                <w:rPr>
                  <w:lang w:val="en-GB"/>
                </w:rPr>
                <w:t>Exchange set</w:t>
              </w:r>
            </w:ins>
          </w:p>
        </w:tc>
        <w:tc>
          <w:tcPr>
            <w:tcW w:w="1662" w:type="pct"/>
          </w:tcPr>
          <w:p w14:paraId="71B1CB90" w14:textId="77777777" w:rsidR="004A1094" w:rsidRPr="004A1094" w:rsidRDefault="004A1094" w:rsidP="00DA5883">
            <w:pPr>
              <w:tabs>
                <w:tab w:val="left" w:pos="1701"/>
              </w:tabs>
              <w:spacing w:after="60" w:line="240" w:lineRule="auto"/>
              <w:rPr>
                <w:lang w:val="en-GB"/>
              </w:rPr>
            </w:pPr>
          </w:p>
        </w:tc>
      </w:tr>
      <w:tr w:rsidR="00C53F21" w:rsidRPr="004A1094" w14:paraId="0E0A6C77" w14:textId="77777777" w:rsidTr="00F22F8E">
        <w:tc>
          <w:tcPr>
            <w:tcW w:w="958" w:type="pct"/>
          </w:tcPr>
          <w:p w14:paraId="11CFC6C7" w14:textId="77777777" w:rsidR="004A1094" w:rsidRPr="004A1094" w:rsidRDefault="004A1094" w:rsidP="00DA5883">
            <w:pPr>
              <w:tabs>
                <w:tab w:val="left" w:pos="1701"/>
              </w:tabs>
              <w:spacing w:after="60" w:line="240" w:lineRule="auto"/>
              <w:rPr>
                <w:lang w:val="en-GB"/>
              </w:rPr>
            </w:pPr>
            <w:r w:rsidRPr="004A1094">
              <w:rPr>
                <w:lang w:val="en-GB"/>
              </w:rPr>
              <w:t>Part 17</w:t>
            </w:r>
          </w:p>
        </w:tc>
        <w:tc>
          <w:tcPr>
            <w:tcW w:w="1058" w:type="pct"/>
          </w:tcPr>
          <w:p w14:paraId="6B098DC4" w14:textId="57D0D778" w:rsidR="004A1094" w:rsidRPr="004A1094" w:rsidRDefault="004A1094" w:rsidP="00DA5883">
            <w:pPr>
              <w:tabs>
                <w:tab w:val="left" w:pos="1701"/>
              </w:tabs>
              <w:spacing w:after="60" w:line="240" w:lineRule="auto"/>
              <w:rPr>
                <w:lang w:val="en-GB"/>
              </w:rPr>
            </w:pPr>
            <w:r w:rsidRPr="004A1094">
              <w:rPr>
                <w:lang w:val="en-GB"/>
              </w:rPr>
              <w:t>All checks</w:t>
            </w:r>
            <w:r w:rsidR="00C53F21">
              <w:rPr>
                <w:lang w:val="en-GB"/>
              </w:rPr>
              <w:t xml:space="preserve"> </w:t>
            </w:r>
            <w:ins w:id="414" w:author="Raphael Malyankar" w:date="2024-12-04T22:25:00Z" w16du:dateUtc="2024-12-05T05:25:00Z">
              <w:r w:rsidR="00200365">
                <w:rPr>
                  <w:lang w:val="en-GB"/>
                </w:rPr>
                <w:t xml:space="preserve">in Collection A </w:t>
              </w:r>
            </w:ins>
            <w:r w:rsidR="00C53F21">
              <w:rPr>
                <w:lang w:val="en-GB"/>
              </w:rPr>
              <w:t xml:space="preserve">except those applying to elements not used in </w:t>
            </w:r>
            <w:r w:rsidR="00757F2D">
              <w:rPr>
                <w:lang w:val="en-GB"/>
              </w:rPr>
              <w:t>S-124</w:t>
            </w:r>
          </w:p>
        </w:tc>
        <w:tc>
          <w:tcPr>
            <w:tcW w:w="1322" w:type="pct"/>
          </w:tcPr>
          <w:p w14:paraId="6890915C" w14:textId="77777777" w:rsidR="004A1094" w:rsidRPr="004A1094" w:rsidRDefault="004A1094" w:rsidP="00DA5883">
            <w:pPr>
              <w:tabs>
                <w:tab w:val="left" w:pos="1701"/>
              </w:tabs>
              <w:spacing w:after="60" w:line="240" w:lineRule="auto"/>
              <w:rPr>
                <w:lang w:val="en-GB"/>
              </w:rPr>
            </w:pPr>
            <w:r w:rsidRPr="004A1094">
              <w:rPr>
                <w:lang w:val="en-GB"/>
              </w:rPr>
              <w:t>Exchange catalogue</w:t>
            </w:r>
          </w:p>
          <w:p w14:paraId="0D256BB0" w14:textId="77777777" w:rsidR="004A1094" w:rsidRPr="004A1094" w:rsidRDefault="004A1094" w:rsidP="00DA5883">
            <w:pPr>
              <w:tabs>
                <w:tab w:val="left" w:pos="1701"/>
              </w:tabs>
              <w:spacing w:after="60" w:line="240" w:lineRule="auto"/>
              <w:rPr>
                <w:lang w:val="en-GB"/>
              </w:rPr>
            </w:pPr>
            <w:r w:rsidRPr="004A1094">
              <w:rPr>
                <w:lang w:val="en-GB"/>
              </w:rPr>
              <w:t>Exchange set</w:t>
            </w:r>
          </w:p>
        </w:tc>
        <w:tc>
          <w:tcPr>
            <w:tcW w:w="1662" w:type="pct"/>
          </w:tcPr>
          <w:p w14:paraId="6FA0FCAD" w14:textId="47477950" w:rsidR="004A1094" w:rsidRPr="004A1094" w:rsidRDefault="004A1094" w:rsidP="00DA5883">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0F61BC7E" w14:textId="0BAA6A08" w:rsidR="004A1094" w:rsidRPr="004A1094" w:rsidDel="009E1232" w:rsidRDefault="004A1094" w:rsidP="004A1094">
      <w:pPr>
        <w:tabs>
          <w:tab w:val="left" w:pos="1701"/>
        </w:tabs>
        <w:spacing w:line="240" w:lineRule="auto"/>
        <w:rPr>
          <w:del w:id="415" w:author="Raphael Malyankar" w:date="2024-12-04T22:08:00Z" w16du:dateUtc="2024-12-05T05:08:00Z"/>
          <w:lang w:val="en-GB"/>
        </w:rPr>
      </w:pPr>
      <w:del w:id="416" w:author="Raphael Malyankar" w:date="2024-12-04T22:08:00Z" w16du:dateUtc="2024-12-05T05:08:00Z">
        <w:r w:rsidRPr="004A1094" w:rsidDel="009E1232">
          <w:rPr>
            <w:lang w:val="en-GB"/>
          </w:rPr>
          <w:delText>[ALTERNATIVE clause 5.1]</w:delText>
        </w:r>
      </w:del>
    </w:p>
    <w:p w14:paraId="3388DDF4" w14:textId="1A55A1A9" w:rsidR="004A1094" w:rsidRPr="004A1094" w:rsidDel="009E1232" w:rsidRDefault="00757F2D" w:rsidP="004A1094">
      <w:pPr>
        <w:tabs>
          <w:tab w:val="left" w:pos="1701"/>
        </w:tabs>
        <w:spacing w:line="240" w:lineRule="auto"/>
        <w:rPr>
          <w:del w:id="417" w:author="Raphael Malyankar" w:date="2024-12-04T22:08:00Z" w16du:dateUtc="2024-12-05T05:08:00Z"/>
          <w:lang w:val="en-GB"/>
        </w:rPr>
      </w:pPr>
      <w:del w:id="418" w:author="Raphael Malyankar" w:date="2024-12-04T22:08:00Z" w16du:dateUtc="2024-12-05T05:08:00Z">
        <w:r w:rsidDel="009E1232">
          <w:rPr>
            <w:lang w:val="en-GB"/>
          </w:rPr>
          <w:delText>S-124</w:delText>
        </w:r>
        <w:r w:rsidR="004A1094" w:rsidRPr="004A1094" w:rsidDel="009E1232">
          <w:rPr>
            <w:lang w:val="en-GB"/>
          </w:rPr>
          <w:delText xml:space="preserve"> datasets and exchange sets must also be validated using the subset of generic S-100 validation checks listed in [insert location – sheet, file, etc.]</w:delText>
        </w:r>
      </w:del>
    </w:p>
    <w:p w14:paraId="24B7AB9D" w14:textId="77777777" w:rsidR="004A1094" w:rsidRPr="004A1094" w:rsidRDefault="004A1094" w:rsidP="00ED6F4D">
      <w:pPr>
        <w:pStyle w:val="Heading2"/>
        <w:rPr>
          <w:lang w:val="en-GB"/>
        </w:rPr>
      </w:pPr>
      <w:bookmarkStart w:id="419" w:name="_Toc179220194"/>
      <w:bookmarkStart w:id="420" w:name="_Toc179556271"/>
      <w:r w:rsidRPr="004A1094">
        <w:rPr>
          <w:lang w:val="en-GB"/>
        </w:rPr>
        <w:t>Interoperability checks</w:t>
      </w:r>
      <w:bookmarkEnd w:id="419"/>
      <w:bookmarkEnd w:id="420"/>
    </w:p>
    <w:p w14:paraId="353F74F0" w14:textId="3936434F" w:rsidR="004A1094" w:rsidRPr="004A1094" w:rsidRDefault="00757F2D" w:rsidP="004A1094">
      <w:pPr>
        <w:tabs>
          <w:tab w:val="left" w:pos="1701"/>
        </w:tabs>
        <w:spacing w:line="240" w:lineRule="auto"/>
        <w:rPr>
          <w:lang w:val="en-GB"/>
        </w:rPr>
      </w:pPr>
      <w:r>
        <w:rPr>
          <w:lang w:val="en-GB"/>
        </w:rPr>
        <w:t>S-124</w:t>
      </w:r>
      <w:r w:rsidR="004A1094" w:rsidRPr="004A1094">
        <w:rPr>
          <w:lang w:val="en-GB"/>
        </w:rPr>
        <w:t xml:space="preserve"> datasets and exchange sets intended for use on ECDIS must also pass the applicable int</w:t>
      </w:r>
      <w:r w:rsidR="009A5B33">
        <w:rPr>
          <w:lang w:val="en-GB"/>
        </w:rPr>
        <w:t>e</w:t>
      </w:r>
      <w:r w:rsidR="004A1094" w:rsidRPr="004A1094">
        <w:rPr>
          <w:lang w:val="en-GB"/>
        </w:rPr>
        <w:t>roperability checks from those listed in S-158:98.</w:t>
      </w:r>
    </w:p>
    <w:p w14:paraId="7C43EF09" w14:textId="77777777" w:rsidR="004A1094" w:rsidRPr="00D76F20" w:rsidRDefault="004A1094" w:rsidP="00D76F20">
      <w:pPr>
        <w:tabs>
          <w:tab w:val="left" w:pos="1701"/>
        </w:tabs>
        <w:spacing w:line="240" w:lineRule="auto"/>
        <w:rPr>
          <w:lang w:val="en-GB"/>
        </w:rPr>
      </w:pPr>
    </w:p>
    <w:p w14:paraId="192042B5" w14:textId="40B51F02" w:rsidR="00861E96" w:rsidRDefault="00861E96" w:rsidP="00611211">
      <w:pPr>
        <w:pStyle w:val="Heading1"/>
        <w:rPr>
          <w:lang w:val="en-GB"/>
        </w:rPr>
      </w:pPr>
      <w:bookmarkStart w:id="421" w:name="_Toc179556272"/>
      <w:commentRangeStart w:id="422"/>
      <w:commentRangeStart w:id="423"/>
      <w:commentRangeStart w:id="424"/>
      <w:r>
        <w:rPr>
          <w:lang w:val="en-GB"/>
        </w:rPr>
        <w:t xml:space="preserve">Check </w:t>
      </w:r>
      <w:r w:rsidR="000C0A8B">
        <w:rPr>
          <w:lang w:val="en-GB"/>
        </w:rPr>
        <w:t xml:space="preserve">Application </w:t>
      </w:r>
      <w:r>
        <w:rPr>
          <w:lang w:val="en-GB"/>
        </w:rPr>
        <w:t>Sequence</w:t>
      </w:r>
      <w:commentRangeEnd w:id="422"/>
      <w:r w:rsidR="004B194F">
        <w:rPr>
          <w:rStyle w:val="CommentReference"/>
          <w:b w:val="0"/>
          <w:bCs w:val="0"/>
        </w:rPr>
        <w:commentReference w:id="422"/>
      </w:r>
      <w:commentRangeEnd w:id="423"/>
      <w:r w:rsidR="00911072">
        <w:rPr>
          <w:rStyle w:val="CommentReference"/>
          <w:b w:val="0"/>
          <w:bCs w:val="0"/>
        </w:rPr>
        <w:commentReference w:id="423"/>
      </w:r>
      <w:bookmarkEnd w:id="421"/>
      <w:commentRangeEnd w:id="424"/>
      <w:r w:rsidR="00E57787">
        <w:rPr>
          <w:rStyle w:val="CommentReference"/>
          <w:b w:val="0"/>
          <w:bCs w:val="0"/>
        </w:rPr>
        <w:commentReference w:id="424"/>
      </w:r>
    </w:p>
    <w:p w14:paraId="7AF743AD" w14:textId="7BFF280D"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p>
    <w:p w14:paraId="03C9E3F0" w14:textId="011997B1" w:rsidR="001B5F6E" w:rsidRDefault="001B5F6E" w:rsidP="001B5F6E">
      <w:pPr>
        <w:pStyle w:val="Caption"/>
        <w:keepNext/>
      </w:pPr>
      <w:r>
        <w:t xml:space="preserve">Table </w:t>
      </w:r>
      <w:r w:rsidR="00F2138B">
        <w:fldChar w:fldCharType="begin"/>
      </w:r>
      <w:r w:rsidR="00F2138B">
        <w:instrText xml:space="preserve"> STYLEREF 1 \s </w:instrText>
      </w:r>
      <w:r w:rsidR="00F2138B">
        <w:fldChar w:fldCharType="separate"/>
      </w:r>
      <w:r w:rsidR="00F2138B">
        <w:rPr>
          <w:noProof/>
        </w:rPr>
        <w:t>6</w:t>
      </w:r>
      <w:r w:rsidR="00F2138B">
        <w:fldChar w:fldCharType="end"/>
      </w:r>
      <w:r w:rsidR="00ED6F4D">
        <w:t>-</w:t>
      </w:r>
      <w:r w:rsidR="00F2138B">
        <w:fldChar w:fldCharType="begin"/>
      </w:r>
      <w:r w:rsidR="00F2138B">
        <w:instrText xml:space="preserve"> SEQ Table \* ARABIC \s 1 </w:instrText>
      </w:r>
      <w:r w:rsidR="00F2138B">
        <w:fldChar w:fldCharType="separate"/>
      </w:r>
      <w:r w:rsidR="00F2138B">
        <w:rPr>
          <w:noProof/>
        </w:rPr>
        <w:t>1</w:t>
      </w:r>
      <w:r w:rsidR="00F2138B">
        <w:fldChar w:fldCharType="end"/>
      </w:r>
      <w:r>
        <w:t xml:space="preserve"> - </w:t>
      </w:r>
      <w:r w:rsidR="00750522">
        <w:t>Suggested</w:t>
      </w:r>
      <w:r>
        <w:t xml:space="preserve"> application order of validation checks</w:t>
      </w:r>
    </w:p>
    <w:tbl>
      <w:tblPr>
        <w:tblStyle w:val="TableGrid"/>
        <w:tblW w:w="0" w:type="auto"/>
        <w:tblLook w:val="04A0" w:firstRow="1" w:lastRow="0" w:firstColumn="1" w:lastColumn="0" w:noHBand="0" w:noVBand="1"/>
      </w:tblPr>
      <w:tblGrid>
        <w:gridCol w:w="761"/>
        <w:gridCol w:w="3206"/>
        <w:gridCol w:w="1979"/>
        <w:gridCol w:w="3070"/>
        <w:tblGridChange w:id="425">
          <w:tblGrid>
            <w:gridCol w:w="761"/>
            <w:gridCol w:w="3206"/>
            <w:gridCol w:w="1979"/>
            <w:gridCol w:w="3070"/>
          </w:tblGrid>
        </w:tblGridChange>
      </w:tblGrid>
      <w:tr w:rsidR="00461C83" w:rsidRPr="001B5F6E" w14:paraId="4DC82CC9" w14:textId="4A5E1D16" w:rsidTr="0066513D">
        <w:trPr>
          <w:cantSplit/>
          <w:tblHeader/>
        </w:trPr>
        <w:tc>
          <w:tcPr>
            <w:tcW w:w="0" w:type="auto"/>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0" w:type="auto"/>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0" w:type="auto"/>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461C83" w:rsidRPr="001B5F6E" w14:paraId="6D8C463B" w14:textId="591504B2" w:rsidTr="0066513D">
        <w:trPr>
          <w:cantSplit/>
        </w:trPr>
        <w:tc>
          <w:tcPr>
            <w:tcW w:w="0" w:type="auto"/>
          </w:tcPr>
          <w:p w14:paraId="136AF204" w14:textId="77777777" w:rsidR="00336B36" w:rsidRPr="001B5F6E" w:rsidRDefault="00336B36" w:rsidP="00D24C0B">
            <w:pPr>
              <w:spacing w:after="120" w:line="240" w:lineRule="auto"/>
              <w:rPr>
                <w:lang w:val="en-GB"/>
              </w:rPr>
            </w:pPr>
            <w:r w:rsidRPr="001B5F6E">
              <w:rPr>
                <w:lang w:val="en-GB"/>
              </w:rPr>
              <w:t>1</w:t>
            </w:r>
          </w:p>
        </w:tc>
        <w:tc>
          <w:tcPr>
            <w:tcW w:w="0" w:type="auto"/>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0" w:type="auto"/>
          </w:tcPr>
          <w:p w14:paraId="294581C4" w14:textId="77777777" w:rsidR="00336B36" w:rsidRPr="001B5F6E" w:rsidRDefault="00336B36" w:rsidP="00D24C0B">
            <w:pPr>
              <w:spacing w:after="120" w:line="240" w:lineRule="auto"/>
              <w:rPr>
                <w:lang w:val="en-GB"/>
              </w:rPr>
            </w:pPr>
            <w:r w:rsidRPr="001B5F6E">
              <w:rPr>
                <w:lang w:val="en-GB"/>
              </w:rPr>
              <w:t>S-158:100</w:t>
            </w:r>
          </w:p>
        </w:tc>
        <w:tc>
          <w:tcPr>
            <w:tcW w:w="0" w:type="auto"/>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461C83" w:rsidRPr="001B5F6E" w14:paraId="1210E465" w14:textId="4832D444" w:rsidTr="00F80E4E">
        <w:tblPrEx>
          <w:tblW w:w="0" w:type="auto"/>
          <w:tblPrExChange w:id="426" w:author="Stacy Timothy -Ed- E Jr NGA-SFHPQ USA CIV [2]" w:date="2026-06-16T15:17:00Z" w16du:dateUtc="2026-06-16T19:17:00Z">
            <w:tblPrEx>
              <w:tblW w:w="0" w:type="auto"/>
            </w:tblPrEx>
          </w:tblPrExChange>
        </w:tblPrEx>
        <w:trPr>
          <w:cantSplit/>
          <w:trPrChange w:id="427" w:author="Stacy Timothy -Ed- E Jr NGA-SFHPQ USA CIV [2]" w:date="2026-06-16T15:17:00Z" w16du:dateUtc="2026-06-16T19:17:00Z">
            <w:trPr>
              <w:cantSplit/>
            </w:trPr>
          </w:trPrChange>
        </w:trPr>
        <w:tc>
          <w:tcPr>
            <w:tcW w:w="0" w:type="auto"/>
            <w:tcPrChange w:id="428" w:author="Stacy Timothy -Ed- E Jr NGA-SFHPQ USA CIV [2]" w:date="2026-06-16T15:17:00Z" w16du:dateUtc="2026-06-16T19:17:00Z">
              <w:tcPr>
                <w:tcW w:w="0" w:type="auto"/>
                <w:shd w:val="clear" w:color="auto" w:fill="F2F2F2" w:themeFill="background1" w:themeFillShade="F2"/>
              </w:tcPr>
            </w:tcPrChange>
          </w:tcPr>
          <w:p w14:paraId="396F2BDC" w14:textId="77777777" w:rsidR="00336B36" w:rsidRPr="001B5F6E" w:rsidRDefault="00336B36" w:rsidP="00D24C0B">
            <w:pPr>
              <w:spacing w:after="120" w:line="240" w:lineRule="auto"/>
              <w:rPr>
                <w:lang w:val="en-GB"/>
              </w:rPr>
            </w:pPr>
            <w:r w:rsidRPr="001B5F6E">
              <w:rPr>
                <w:lang w:val="en-GB"/>
              </w:rPr>
              <w:t>2</w:t>
            </w:r>
          </w:p>
        </w:tc>
        <w:tc>
          <w:tcPr>
            <w:tcW w:w="0" w:type="auto"/>
            <w:tcPrChange w:id="429" w:author="Stacy Timothy -Ed- E Jr NGA-SFHPQ USA CIV [2]" w:date="2026-06-16T15:17:00Z" w16du:dateUtc="2026-06-16T19:17:00Z">
              <w:tcPr>
                <w:tcW w:w="0" w:type="auto"/>
                <w:shd w:val="clear" w:color="auto" w:fill="F2F2F2" w:themeFill="background1" w:themeFillShade="F2"/>
              </w:tcPr>
            </w:tcPrChange>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0" w:type="auto"/>
            <w:tcPrChange w:id="430" w:author="Stacy Timothy -Ed- E Jr NGA-SFHPQ USA CIV [2]" w:date="2026-06-16T15:17:00Z" w16du:dateUtc="2026-06-16T19:17:00Z">
              <w:tcPr>
                <w:tcW w:w="0" w:type="auto"/>
                <w:shd w:val="clear" w:color="auto" w:fill="F2F2F2" w:themeFill="background1" w:themeFillShade="F2"/>
              </w:tcPr>
            </w:tcPrChange>
          </w:tcPr>
          <w:p w14:paraId="099D2657" w14:textId="71C0EEBC" w:rsidR="00336B36" w:rsidRPr="001B5F6E" w:rsidRDefault="00336B36" w:rsidP="00D24C0B">
            <w:pPr>
              <w:spacing w:after="120" w:line="240" w:lineRule="auto"/>
              <w:rPr>
                <w:lang w:val="en-GB"/>
              </w:rPr>
            </w:pPr>
            <w:r w:rsidRPr="001B5F6E">
              <w:rPr>
                <w:lang w:val="en-GB"/>
              </w:rPr>
              <w:t>S-158:</w:t>
            </w:r>
            <w:r w:rsidR="00757F2D">
              <w:rPr>
                <w:lang w:val="en-GB"/>
              </w:rPr>
              <w:t>124</w:t>
            </w:r>
          </w:p>
        </w:tc>
        <w:tc>
          <w:tcPr>
            <w:tcW w:w="0" w:type="auto"/>
            <w:tcPrChange w:id="431" w:author="Stacy Timothy -Ed- E Jr NGA-SFHPQ USA CIV [2]" w:date="2026-06-16T15:17:00Z" w16du:dateUtc="2026-06-16T19:17:00Z">
              <w:tcPr>
                <w:tcW w:w="0" w:type="auto"/>
                <w:shd w:val="clear" w:color="auto" w:fill="F2F2F2" w:themeFill="background1" w:themeFillShade="F2"/>
              </w:tcPr>
            </w:tcPrChange>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BA5050" w:rsidRPr="001B5F6E" w14:paraId="1A70F729" w14:textId="77777777" w:rsidTr="0066513D">
        <w:trPr>
          <w:cantSplit/>
        </w:trPr>
        <w:tc>
          <w:tcPr>
            <w:tcW w:w="0" w:type="auto"/>
          </w:tcPr>
          <w:p w14:paraId="6401E8F6" w14:textId="6AD47D89" w:rsidR="00BA5050" w:rsidRPr="001B5F6E" w:rsidRDefault="00BA5050" w:rsidP="00BA5050">
            <w:pPr>
              <w:spacing w:after="120" w:line="240" w:lineRule="auto"/>
              <w:rPr>
                <w:lang w:val="en-GB"/>
              </w:rPr>
            </w:pPr>
            <w:del w:id="432" w:author="Stacy Timothy -Ed- E Jr NGA-SFHPQ USA CIV [2]" w:date="2026-06-16T15:14:00Z" w16du:dateUtc="2026-06-16T19:14:00Z">
              <w:r w:rsidDel="00BA5050">
                <w:rPr>
                  <w:lang w:val="en-GB"/>
                </w:rPr>
                <w:lastRenderedPageBreak/>
                <w:delText>2.1</w:delText>
              </w:r>
            </w:del>
            <w:ins w:id="433" w:author="Stacy Timothy -Ed- E Jr NGA-SFHPQ USA CIV [2]" w:date="2026-06-16T15:14:00Z" w16du:dateUtc="2026-06-16T19:14:00Z">
              <w:r>
                <w:rPr>
                  <w:lang w:val="en-GB"/>
                </w:rPr>
                <w:t>3</w:t>
              </w:r>
            </w:ins>
          </w:p>
        </w:tc>
        <w:tc>
          <w:tcPr>
            <w:tcW w:w="0" w:type="auto"/>
          </w:tcPr>
          <w:p w14:paraId="385307E6" w14:textId="446A2EBB" w:rsidR="00BA5050" w:rsidRPr="001B5F6E" w:rsidRDefault="00BA5050" w:rsidP="00BA5050">
            <w:pPr>
              <w:spacing w:after="120" w:line="240" w:lineRule="auto"/>
              <w:jc w:val="left"/>
              <w:rPr>
                <w:lang w:val="en-GB"/>
              </w:rPr>
            </w:pPr>
            <w:ins w:id="434" w:author="Stacy Timothy -Ed- E Jr NGA-SFHPQ USA CIV [2]" w:date="2026-06-16T15:13:00Z" w16du:dateUtc="2026-06-16T19:13:00Z">
              <w:r w:rsidRPr="00BF3E18">
                <w:t>S-100 generic checks for exchange sets</w:t>
              </w:r>
            </w:ins>
            <w:del w:id="435" w:author="Stacy Timothy -Ed- E Jr NGA-SFHPQ USA CIV [2]" w:date="2026-06-16T15:13:00Z" w16du:dateUtc="2026-06-16T19:13:00Z">
              <w:r w:rsidDel="007D7BBA">
                <w:rPr>
                  <w:lang w:val="en-GB"/>
                </w:rPr>
                <w:delText>???</w:delText>
              </w:r>
            </w:del>
          </w:p>
        </w:tc>
        <w:tc>
          <w:tcPr>
            <w:tcW w:w="0" w:type="auto"/>
          </w:tcPr>
          <w:p w14:paraId="6462D6EC" w14:textId="218A2D80" w:rsidR="00BA5050" w:rsidRPr="001B5F6E" w:rsidRDefault="00BA5050" w:rsidP="00BA5050">
            <w:pPr>
              <w:spacing w:after="120" w:line="240" w:lineRule="auto"/>
              <w:rPr>
                <w:lang w:val="en-GB"/>
              </w:rPr>
            </w:pPr>
            <w:ins w:id="436" w:author="Stacy Timothy -Ed- E Jr NGA-SFHPQ USA CIV [2]" w:date="2026-06-16T15:13:00Z" w16du:dateUtc="2026-06-16T19:13:00Z">
              <w:r w:rsidRPr="00BF3E18">
                <w:t>S-158:100</w:t>
              </w:r>
            </w:ins>
            <w:del w:id="437" w:author="Stacy Timothy -Ed- E Jr NGA-SFHPQ USA CIV [2]" w:date="2026-06-16T15:13:00Z" w16du:dateUtc="2026-06-16T19:13:00Z">
              <w:r w:rsidDel="007D7BBA">
                <w:rPr>
                  <w:lang w:val="en-GB"/>
                </w:rPr>
                <w:delText>S-158:124 checks numbered Nxxx</w:delText>
              </w:r>
            </w:del>
          </w:p>
        </w:tc>
        <w:tc>
          <w:tcPr>
            <w:tcW w:w="0" w:type="auto"/>
          </w:tcPr>
          <w:p w14:paraId="3EDC09CE" w14:textId="21BA42C1" w:rsidR="00BA5050" w:rsidRPr="001B5F6E" w:rsidRDefault="00BA5050" w:rsidP="00BA5050">
            <w:pPr>
              <w:spacing w:after="120" w:line="240" w:lineRule="auto"/>
              <w:jc w:val="left"/>
              <w:rPr>
                <w:lang w:val="en-GB"/>
              </w:rPr>
            </w:pPr>
            <w:ins w:id="438" w:author="Stacy Timothy -Ed- E Jr NGA-SFHPQ USA CIV [2]" w:date="2026-06-16T15:13:00Z" w16du:dateUtc="2026-06-16T19:13:00Z">
              <w:r w:rsidRPr="00BF3E18">
                <w:t>Exchange set</w:t>
              </w:r>
            </w:ins>
            <w:del w:id="439" w:author="Stacy Timothy -Ed- E Jr NGA-SFHPQ USA CIV [2]" w:date="2026-06-16T15:13:00Z" w16du:dateUtc="2026-06-16T19:13:00Z">
              <w:r w:rsidRPr="0044649B" w:rsidDel="007D7BBA">
                <w:delText>Dataset, in isolation</w:delText>
              </w:r>
            </w:del>
          </w:p>
        </w:tc>
      </w:tr>
      <w:tr w:rsidR="00461C83" w:rsidRPr="001B5F6E" w:rsidDel="00BA5050" w14:paraId="218EED40" w14:textId="39BAA93F" w:rsidTr="0066513D">
        <w:trPr>
          <w:cantSplit/>
          <w:del w:id="440" w:author="Stacy Timothy -Ed- E Jr NGA-SFHPQ USA CIV [2]" w:date="2026-06-16T15:13:00Z" w16du:dateUtc="2026-06-16T19:13:00Z"/>
        </w:trPr>
        <w:tc>
          <w:tcPr>
            <w:tcW w:w="0" w:type="auto"/>
          </w:tcPr>
          <w:p w14:paraId="6CA3F115" w14:textId="549B171C" w:rsidR="0066513D" w:rsidRPr="001B5F6E" w:rsidDel="00BA5050" w:rsidRDefault="0066513D" w:rsidP="0066513D">
            <w:pPr>
              <w:spacing w:after="120" w:line="240" w:lineRule="auto"/>
              <w:rPr>
                <w:del w:id="441" w:author="Stacy Timothy -Ed- E Jr NGA-SFHPQ USA CIV [2]" w:date="2026-06-16T15:13:00Z" w16du:dateUtc="2026-06-16T19:13:00Z"/>
                <w:lang w:val="en-GB"/>
              </w:rPr>
            </w:pPr>
            <w:del w:id="442" w:author="Stacy Timothy -Ed- E Jr NGA-SFHPQ USA CIV [2]" w:date="2026-06-16T15:13:00Z" w16du:dateUtc="2026-06-16T19:13:00Z">
              <w:r w:rsidDel="00BA5050">
                <w:rPr>
                  <w:lang w:val="en-GB"/>
                </w:rPr>
                <w:delText>2.2</w:delText>
              </w:r>
            </w:del>
          </w:p>
        </w:tc>
        <w:tc>
          <w:tcPr>
            <w:tcW w:w="0" w:type="auto"/>
          </w:tcPr>
          <w:p w14:paraId="6864B11B" w14:textId="12392810" w:rsidR="0066513D" w:rsidRPr="001B5F6E" w:rsidDel="00BA5050" w:rsidRDefault="005C2DC6" w:rsidP="0066513D">
            <w:pPr>
              <w:spacing w:after="120" w:line="240" w:lineRule="auto"/>
              <w:jc w:val="left"/>
              <w:rPr>
                <w:del w:id="443" w:author="Stacy Timothy -Ed- E Jr NGA-SFHPQ USA CIV [2]" w:date="2026-06-16T15:13:00Z" w16du:dateUtc="2026-06-16T19:13:00Z"/>
                <w:lang w:val="en-GB"/>
              </w:rPr>
            </w:pPr>
            <w:del w:id="444" w:author="Stacy Timothy -Ed- E Jr NGA-SFHPQ USA CIV [2]" w:date="2026-06-16T15:13:00Z" w16du:dateUtc="2026-06-16T19:13:00Z">
              <w:r w:rsidDel="00BA5050">
                <w:rPr>
                  <w:lang w:val="en-GB"/>
                </w:rPr>
                <w:delText>???</w:delText>
              </w:r>
            </w:del>
          </w:p>
        </w:tc>
        <w:tc>
          <w:tcPr>
            <w:tcW w:w="0" w:type="auto"/>
          </w:tcPr>
          <w:p w14:paraId="79EB4A06" w14:textId="6977C30F" w:rsidR="0066513D" w:rsidRPr="001B5F6E" w:rsidDel="00BA5050" w:rsidRDefault="0066513D" w:rsidP="0066513D">
            <w:pPr>
              <w:spacing w:after="120" w:line="240" w:lineRule="auto"/>
              <w:rPr>
                <w:del w:id="445" w:author="Stacy Timothy -Ed- E Jr NGA-SFHPQ USA CIV [2]" w:date="2026-06-16T15:13:00Z" w16du:dateUtc="2026-06-16T19:13:00Z"/>
                <w:lang w:val="en-GB"/>
              </w:rPr>
            </w:pPr>
            <w:del w:id="446" w:author="Stacy Timothy -Ed- E Jr NGA-SFHPQ USA CIV [2]" w:date="2026-06-16T15:13:00Z" w16du:dateUtc="2026-06-16T19:13:00Z">
              <w:r w:rsidDel="00BA5050">
                <w:rPr>
                  <w:lang w:val="en-GB"/>
                </w:rPr>
                <w:delText>S-158:</w:delText>
              </w:r>
              <w:r w:rsidR="00757F2D" w:rsidDel="00BA5050">
                <w:rPr>
                  <w:lang w:val="en-GB"/>
                </w:rPr>
                <w:delText>124</w:delText>
              </w:r>
              <w:r w:rsidDel="00BA5050">
                <w:rPr>
                  <w:lang w:val="en-GB"/>
                </w:rPr>
                <w:delText xml:space="preserve"> checks numbered Nxxx</w:delText>
              </w:r>
            </w:del>
          </w:p>
        </w:tc>
        <w:tc>
          <w:tcPr>
            <w:tcW w:w="0" w:type="auto"/>
          </w:tcPr>
          <w:p w14:paraId="5283B3A0" w14:textId="6548ED0B" w:rsidR="0066513D" w:rsidRPr="001B5F6E" w:rsidDel="00BA5050" w:rsidRDefault="0066513D" w:rsidP="0066513D">
            <w:pPr>
              <w:spacing w:after="120" w:line="240" w:lineRule="auto"/>
              <w:jc w:val="left"/>
              <w:rPr>
                <w:del w:id="447" w:author="Stacy Timothy -Ed- E Jr NGA-SFHPQ USA CIV [2]" w:date="2026-06-16T15:13:00Z" w16du:dateUtc="2026-06-16T19:13:00Z"/>
                <w:lang w:val="en-GB"/>
              </w:rPr>
            </w:pPr>
            <w:del w:id="448" w:author="Stacy Timothy -Ed- E Jr NGA-SFHPQ USA CIV [2]" w:date="2026-06-16T15:13:00Z" w16du:dateUtc="2026-06-16T19:13:00Z">
              <w:r w:rsidRPr="0044649B" w:rsidDel="00BA5050">
                <w:delText>Dataset, in isolation</w:delText>
              </w:r>
            </w:del>
          </w:p>
        </w:tc>
      </w:tr>
      <w:tr w:rsidR="00461C83" w:rsidRPr="001B5F6E" w:rsidDel="00BA5050" w14:paraId="1192631F" w14:textId="5345410E" w:rsidTr="0066513D">
        <w:trPr>
          <w:cantSplit/>
          <w:del w:id="449" w:author="Stacy Timothy -Ed- E Jr NGA-SFHPQ USA CIV [2]" w:date="2026-06-16T15:13:00Z" w16du:dateUtc="2026-06-16T19:13:00Z"/>
        </w:trPr>
        <w:tc>
          <w:tcPr>
            <w:tcW w:w="0" w:type="auto"/>
          </w:tcPr>
          <w:p w14:paraId="750D40F3" w14:textId="781320F3" w:rsidR="0066513D" w:rsidDel="00BA5050" w:rsidRDefault="0066513D" w:rsidP="0066513D">
            <w:pPr>
              <w:spacing w:after="120" w:line="240" w:lineRule="auto"/>
              <w:rPr>
                <w:del w:id="450" w:author="Stacy Timothy -Ed- E Jr NGA-SFHPQ USA CIV [2]" w:date="2026-06-16T15:13:00Z" w16du:dateUtc="2026-06-16T19:13:00Z"/>
                <w:lang w:val="en-GB"/>
              </w:rPr>
            </w:pPr>
            <w:del w:id="451" w:author="Stacy Timothy -Ed- E Jr NGA-SFHPQ USA CIV [2]" w:date="2026-06-16T15:13:00Z" w16du:dateUtc="2026-06-16T19:13:00Z">
              <w:r w:rsidDel="00BA5050">
                <w:rPr>
                  <w:lang w:val="en-GB"/>
                </w:rPr>
                <w:delText>2.3</w:delText>
              </w:r>
            </w:del>
          </w:p>
        </w:tc>
        <w:tc>
          <w:tcPr>
            <w:tcW w:w="0" w:type="auto"/>
          </w:tcPr>
          <w:p w14:paraId="1881A2C4" w14:textId="16816D4C" w:rsidR="0066513D" w:rsidRPr="001B5F6E" w:rsidDel="00BA5050" w:rsidRDefault="005C2DC6" w:rsidP="0066513D">
            <w:pPr>
              <w:spacing w:after="120" w:line="240" w:lineRule="auto"/>
              <w:jc w:val="left"/>
              <w:rPr>
                <w:del w:id="452" w:author="Stacy Timothy -Ed- E Jr NGA-SFHPQ USA CIV [2]" w:date="2026-06-16T15:13:00Z" w16du:dateUtc="2026-06-16T19:13:00Z"/>
                <w:lang w:val="en-GB"/>
              </w:rPr>
            </w:pPr>
            <w:del w:id="453" w:author="Stacy Timothy -Ed- E Jr NGA-SFHPQ USA CIV [2]" w:date="2026-06-16T15:13:00Z" w16du:dateUtc="2026-06-16T19:13:00Z">
              <w:r w:rsidDel="00BA5050">
                <w:rPr>
                  <w:lang w:val="en-GB"/>
                </w:rPr>
                <w:delText>???</w:delText>
              </w:r>
            </w:del>
          </w:p>
        </w:tc>
        <w:tc>
          <w:tcPr>
            <w:tcW w:w="0" w:type="auto"/>
          </w:tcPr>
          <w:p w14:paraId="404DEFAD" w14:textId="17DBBFFA" w:rsidR="0066513D" w:rsidRPr="001B5F6E" w:rsidDel="00BA5050" w:rsidRDefault="0066513D" w:rsidP="0066513D">
            <w:pPr>
              <w:spacing w:after="120" w:line="240" w:lineRule="auto"/>
              <w:rPr>
                <w:del w:id="454" w:author="Stacy Timothy -Ed- E Jr NGA-SFHPQ USA CIV [2]" w:date="2026-06-16T15:13:00Z" w16du:dateUtc="2026-06-16T19:13:00Z"/>
                <w:lang w:val="en-GB"/>
              </w:rPr>
            </w:pPr>
            <w:del w:id="455" w:author="Stacy Timothy -Ed- E Jr NGA-SFHPQ USA CIV [2]" w:date="2026-06-16T15:13:00Z" w16du:dateUtc="2026-06-16T19:13:00Z">
              <w:r w:rsidDel="00BA5050">
                <w:rPr>
                  <w:lang w:val="en-GB"/>
                </w:rPr>
                <w:delText>S-158:</w:delText>
              </w:r>
              <w:r w:rsidR="00757F2D" w:rsidDel="00BA5050">
                <w:rPr>
                  <w:lang w:val="en-GB"/>
                </w:rPr>
                <w:delText>124</w:delText>
              </w:r>
              <w:r w:rsidDel="00BA5050">
                <w:rPr>
                  <w:lang w:val="en-GB"/>
                </w:rPr>
                <w:delText xml:space="preserve"> checks numbered Nxxx</w:delText>
              </w:r>
            </w:del>
          </w:p>
        </w:tc>
        <w:tc>
          <w:tcPr>
            <w:tcW w:w="0" w:type="auto"/>
          </w:tcPr>
          <w:p w14:paraId="08F09BB7" w14:textId="699D514F" w:rsidR="0066513D" w:rsidRPr="001B5F6E" w:rsidDel="00BA5050" w:rsidRDefault="0066513D" w:rsidP="0066513D">
            <w:pPr>
              <w:spacing w:after="120" w:line="240" w:lineRule="auto"/>
              <w:jc w:val="left"/>
              <w:rPr>
                <w:del w:id="456" w:author="Stacy Timothy -Ed- E Jr NGA-SFHPQ USA CIV [2]" w:date="2026-06-16T15:13:00Z" w16du:dateUtc="2026-06-16T19:13:00Z"/>
                <w:lang w:val="en-GB"/>
              </w:rPr>
            </w:pPr>
            <w:del w:id="457" w:author="Stacy Timothy -Ed- E Jr NGA-SFHPQ USA CIV [2]" w:date="2026-06-16T15:13:00Z" w16du:dateUtc="2026-06-16T19:13:00Z">
              <w:r w:rsidRPr="0044649B" w:rsidDel="00BA5050">
                <w:delText>Dataset, in isolation</w:delText>
              </w:r>
            </w:del>
          </w:p>
        </w:tc>
      </w:tr>
      <w:tr w:rsidR="00BA5050" w:rsidRPr="001B5F6E" w14:paraId="4C363CB4" w14:textId="77777777" w:rsidTr="0066513D">
        <w:trPr>
          <w:cantSplit/>
          <w:ins w:id="458" w:author="Stacy Timothy -Ed- E Jr NGA-SFHPQ USA CIV [2]" w:date="2026-06-16T15:14:00Z" w16du:dateUtc="2026-06-16T19:14:00Z"/>
        </w:trPr>
        <w:tc>
          <w:tcPr>
            <w:tcW w:w="0" w:type="auto"/>
          </w:tcPr>
          <w:p w14:paraId="6C98941D" w14:textId="6D6F75BD" w:rsidR="00BA5050" w:rsidRDefault="00BA5050" w:rsidP="00D24C0B">
            <w:pPr>
              <w:spacing w:after="120" w:line="240" w:lineRule="auto"/>
              <w:rPr>
                <w:ins w:id="459" w:author="Stacy Timothy -Ed- E Jr NGA-SFHPQ USA CIV [2]" w:date="2026-06-16T15:14:00Z" w16du:dateUtc="2026-06-16T19:14:00Z"/>
                <w:lang w:val="en-GB"/>
              </w:rPr>
            </w:pPr>
            <w:ins w:id="460" w:author="Stacy Timothy -Ed- E Jr NGA-SFHPQ USA CIV [2]" w:date="2026-06-16T15:14:00Z" w16du:dateUtc="2026-06-16T19:14:00Z">
              <w:r>
                <w:rPr>
                  <w:lang w:val="en-GB"/>
                </w:rPr>
                <w:t>4</w:t>
              </w:r>
            </w:ins>
          </w:p>
        </w:tc>
        <w:tc>
          <w:tcPr>
            <w:tcW w:w="0" w:type="auto"/>
          </w:tcPr>
          <w:p w14:paraId="347704E9" w14:textId="4E3EE702" w:rsidR="00BA5050" w:rsidRDefault="00BA5050" w:rsidP="00336B36">
            <w:pPr>
              <w:spacing w:after="120" w:line="240" w:lineRule="auto"/>
              <w:jc w:val="left"/>
              <w:rPr>
                <w:ins w:id="461" w:author="Stacy Timothy -Ed- E Jr NGA-SFHPQ USA CIV [2]" w:date="2026-06-16T15:14:00Z" w16du:dateUtc="2026-06-16T19:14:00Z"/>
                <w:lang w:val="en-GB"/>
              </w:rPr>
            </w:pPr>
            <w:ins w:id="462" w:author="Stacy Timothy -Ed- E Jr NGA-SFHPQ USA CIV [2]" w:date="2026-06-16T15:14:00Z" w16du:dateUtc="2026-06-16T19:14:00Z">
              <w:r>
                <w:rPr>
                  <w:lang w:val="en-GB"/>
                </w:rPr>
                <w:t>Product-specific checks for exchange sets</w:t>
              </w:r>
            </w:ins>
          </w:p>
        </w:tc>
        <w:tc>
          <w:tcPr>
            <w:tcW w:w="0" w:type="auto"/>
          </w:tcPr>
          <w:p w14:paraId="55043988" w14:textId="08E013C3" w:rsidR="00BA5050" w:rsidRDefault="00BA5050" w:rsidP="00D24C0B">
            <w:pPr>
              <w:spacing w:after="120" w:line="240" w:lineRule="auto"/>
              <w:rPr>
                <w:ins w:id="463" w:author="Stacy Timothy -Ed- E Jr NGA-SFHPQ USA CIV [2]" w:date="2026-06-16T15:14:00Z" w16du:dateUtc="2026-06-16T19:14:00Z"/>
                <w:lang w:val="en-GB"/>
              </w:rPr>
            </w:pPr>
            <w:ins w:id="464" w:author="Stacy Timothy -Ed- E Jr NGA-SFHPQ USA CIV [2]" w:date="2026-06-16T15:14:00Z" w16du:dateUtc="2026-06-16T19:14:00Z">
              <w:r>
                <w:rPr>
                  <w:lang w:val="en-GB"/>
                </w:rPr>
                <w:t>S-158:124</w:t>
              </w:r>
            </w:ins>
          </w:p>
        </w:tc>
        <w:tc>
          <w:tcPr>
            <w:tcW w:w="0" w:type="auto"/>
          </w:tcPr>
          <w:p w14:paraId="1E1FFCE9" w14:textId="338E0FF3" w:rsidR="00BA5050" w:rsidRPr="001E0E51" w:rsidRDefault="00BA5050" w:rsidP="001E0E51">
            <w:pPr>
              <w:spacing w:line="240" w:lineRule="auto"/>
              <w:jc w:val="left"/>
              <w:rPr>
                <w:ins w:id="465" w:author="Stacy Timothy -Ed- E Jr NGA-SFHPQ USA CIV [2]" w:date="2026-06-16T15:14:00Z" w16du:dateUtc="2026-06-16T19:14:00Z"/>
                <w:lang w:val="en-GB"/>
              </w:rPr>
            </w:pPr>
            <w:ins w:id="466" w:author="Stacy Timothy -Ed- E Jr NGA-SFHPQ USA CIV [2]" w:date="2026-06-16T15:14:00Z" w16du:dateUtc="2026-06-16T19:14:00Z">
              <w:r>
                <w:rPr>
                  <w:lang w:val="en-GB"/>
                </w:rPr>
                <w:t>Exchange Set</w:t>
              </w:r>
            </w:ins>
          </w:p>
        </w:tc>
      </w:tr>
      <w:tr w:rsidR="00461C83" w:rsidRPr="001B5F6E" w14:paraId="2C48BC2D" w14:textId="42F53ED0" w:rsidTr="0066513D">
        <w:trPr>
          <w:cantSplit/>
        </w:trPr>
        <w:tc>
          <w:tcPr>
            <w:tcW w:w="0" w:type="auto"/>
          </w:tcPr>
          <w:p w14:paraId="6DC0698F" w14:textId="5C9C4201" w:rsidR="00336B36" w:rsidRPr="001B5F6E" w:rsidRDefault="00336B36" w:rsidP="00D24C0B">
            <w:pPr>
              <w:spacing w:after="120" w:line="240" w:lineRule="auto"/>
              <w:rPr>
                <w:lang w:val="en-GB"/>
              </w:rPr>
            </w:pPr>
            <w:del w:id="467" w:author="Stacy Timothy -Ed- E Jr NGA-SFHPQ USA CIV [2]" w:date="2026-06-16T15:16:00Z" w16du:dateUtc="2026-06-16T19:16:00Z">
              <w:r w:rsidDel="00F80E4E">
                <w:rPr>
                  <w:lang w:val="en-GB"/>
                </w:rPr>
                <w:delText>3</w:delText>
              </w:r>
            </w:del>
            <w:ins w:id="468" w:author="Stacy Timothy -Ed- E Jr NGA-SFHPQ USA CIV [2]" w:date="2026-06-16T15:16:00Z" w16du:dateUtc="2026-06-16T19:16:00Z">
              <w:r w:rsidR="00F80E4E">
                <w:rPr>
                  <w:lang w:val="en-GB"/>
                </w:rPr>
                <w:t>5</w:t>
              </w:r>
            </w:ins>
          </w:p>
        </w:tc>
        <w:tc>
          <w:tcPr>
            <w:tcW w:w="0" w:type="auto"/>
          </w:tcPr>
          <w:p w14:paraId="099E8931" w14:textId="27B1EEB1" w:rsidR="00336B36" w:rsidRPr="001B5F6E" w:rsidRDefault="00336B36" w:rsidP="00336B36">
            <w:pPr>
              <w:spacing w:after="120" w:line="240" w:lineRule="auto"/>
              <w:jc w:val="left"/>
              <w:rPr>
                <w:lang w:val="en-GB"/>
              </w:rPr>
            </w:pPr>
            <w:del w:id="469" w:author="Stacy Timothy -Ed- E Jr NGA-SFHPQ USA CIV [2]" w:date="2026-06-16T15:15:00Z" w16du:dateUtc="2026-06-16T19:15:00Z">
              <w:r w:rsidDel="00BA5050">
                <w:rPr>
                  <w:lang w:val="en-GB"/>
                </w:rPr>
                <w:delText>Interoperability checks</w:delText>
              </w:r>
              <w:r w:rsidR="009838AF" w:rsidDel="00BA5050">
                <w:rPr>
                  <w:lang w:val="en-GB"/>
                </w:rPr>
                <w:delText xml:space="preserve"> for single </w:delText>
              </w:r>
              <w:r w:rsidR="00757F2D" w:rsidDel="00BA5050">
                <w:rPr>
                  <w:lang w:val="en-GB"/>
                </w:rPr>
                <w:delText>S-124</w:delText>
              </w:r>
              <w:r w:rsidR="009838AF" w:rsidDel="00BA5050">
                <w:rPr>
                  <w:lang w:val="en-GB"/>
                </w:rPr>
                <w:delText xml:space="preserve"> dataset</w:delText>
              </w:r>
            </w:del>
            <w:ins w:id="470" w:author="Stacy Timothy -Ed- E Jr NGA-SFHPQ USA CIV [2]" w:date="2026-06-16T15:15:00Z" w16du:dateUtc="2026-06-16T19:15:00Z">
              <w:r w:rsidR="00BA5050">
                <w:rPr>
                  <w:lang w:val="en-GB"/>
                </w:rPr>
                <w:t>Any Applicable interoperability check</w:t>
              </w:r>
            </w:ins>
          </w:p>
        </w:tc>
        <w:tc>
          <w:tcPr>
            <w:tcW w:w="0" w:type="auto"/>
          </w:tcPr>
          <w:p w14:paraId="2201C231" w14:textId="01309ED9" w:rsidR="00336B36" w:rsidRPr="001B5F6E" w:rsidRDefault="00336B36" w:rsidP="00D24C0B">
            <w:pPr>
              <w:spacing w:after="120" w:line="240" w:lineRule="auto"/>
              <w:rPr>
                <w:lang w:val="en-GB"/>
              </w:rPr>
            </w:pPr>
            <w:r>
              <w:rPr>
                <w:lang w:val="en-GB"/>
              </w:rPr>
              <w:t>S-158:98</w:t>
            </w:r>
          </w:p>
        </w:tc>
        <w:tc>
          <w:tcPr>
            <w:tcW w:w="0" w:type="auto"/>
          </w:tcPr>
          <w:p w14:paraId="38839DC7" w14:textId="571C84EE" w:rsidR="001E0E51" w:rsidRPr="001E0E51" w:rsidRDefault="00336B36" w:rsidP="001E0E51">
            <w:pPr>
              <w:spacing w:line="240" w:lineRule="auto"/>
              <w:jc w:val="left"/>
              <w:rPr>
                <w:lang w:val="en-GB"/>
              </w:rPr>
            </w:pPr>
            <w:r w:rsidRPr="001E0E51">
              <w:rPr>
                <w:lang w:val="en-GB"/>
              </w:rPr>
              <w:t>Da</w:t>
            </w:r>
            <w:r w:rsidR="001E0E51">
              <w:rPr>
                <w:lang w:val="en-GB"/>
              </w:rPr>
              <w:t>taset</w:t>
            </w:r>
            <w:ins w:id="471" w:author="Stacy Timothy -Ed- E Jr NGA-SFHPQ USA CIV [2]" w:date="2026-06-16T15:15:00Z" w16du:dateUtc="2026-06-16T19:15:00Z">
              <w:r w:rsidR="00BA5050">
                <w:rPr>
                  <w:lang w:val="en-GB"/>
                </w:rPr>
                <w:t xml:space="preserve"> or exchange set</w:t>
              </w:r>
            </w:ins>
            <w:del w:id="472" w:author="Stacy Timothy -Ed- E Jr NGA-SFHPQ USA CIV [2]" w:date="2026-06-16T15:15:00Z" w16du:dateUtc="2026-06-16T19:15:00Z">
              <w:r w:rsidR="001E0E51" w:rsidDel="00BA5050">
                <w:rPr>
                  <w:lang w:val="en-GB"/>
                </w:rPr>
                <w:delText>, in isolation</w:delText>
              </w:r>
            </w:del>
          </w:p>
        </w:tc>
      </w:tr>
      <w:tr w:rsidR="00F80E4E" w:rsidRPr="001B5F6E" w14:paraId="09F9FEEE" w14:textId="77777777" w:rsidTr="000906B6">
        <w:trPr>
          <w:cantSplit/>
          <w:ins w:id="473" w:author="Stacy Timothy -Ed- E Jr NGA-SFHPQ USA CIV [2]" w:date="2026-06-16T15:18:00Z" w16du:dateUtc="2026-06-16T19:18:00Z"/>
        </w:trPr>
        <w:tc>
          <w:tcPr>
            <w:tcW w:w="0" w:type="auto"/>
            <w:gridSpan w:val="4"/>
          </w:tcPr>
          <w:p w14:paraId="5FA64D8D" w14:textId="13270F4E" w:rsidR="00F80E4E" w:rsidRPr="001E0E51" w:rsidRDefault="00F80E4E" w:rsidP="00F80E4E">
            <w:pPr>
              <w:spacing w:line="240" w:lineRule="auto"/>
              <w:jc w:val="left"/>
              <w:rPr>
                <w:ins w:id="474" w:author="Stacy Timothy -Ed- E Jr NGA-SFHPQ USA CIV [2]" w:date="2026-06-16T15:18:00Z" w16du:dateUtc="2026-06-16T19:18:00Z"/>
                <w:lang w:val="en-GB"/>
              </w:rPr>
            </w:pPr>
            <w:ins w:id="475" w:author="Stacy Timothy -Ed- E Jr NGA-SFHPQ USA CIV [2]" w:date="2026-06-16T15:18:00Z" w16du:dateUtc="2026-06-16T19:18:00Z">
              <w:r w:rsidRPr="00644221">
                <w:t>Note: “Exchange set” in the above includes the exchange catalogue (CATALOG.XML), signatures, and any dataset or support files contained in an exchange set.</w:t>
              </w:r>
            </w:ins>
          </w:p>
        </w:tc>
      </w:tr>
      <w:tr w:rsidR="00F80E4E" w:rsidRPr="001B5F6E" w:rsidDel="00F80E4E" w14:paraId="6FBA82FD" w14:textId="07B427C4" w:rsidTr="0066513D">
        <w:trPr>
          <w:cantSplit/>
          <w:del w:id="476" w:author="Stacy Timothy -Ed- E Jr NGA-SFHPQ USA CIV [2]" w:date="2026-06-16T15:17:00Z" w16du:dateUtc="2026-06-16T19:17:00Z"/>
        </w:trPr>
        <w:tc>
          <w:tcPr>
            <w:tcW w:w="0" w:type="auto"/>
          </w:tcPr>
          <w:p w14:paraId="5E5B892A" w14:textId="027B26AA" w:rsidR="00F80E4E" w:rsidRPr="008739B6" w:rsidDel="00F80E4E" w:rsidRDefault="00F80E4E" w:rsidP="00F80E4E">
            <w:pPr>
              <w:spacing w:after="120" w:line="240" w:lineRule="auto"/>
              <w:rPr>
                <w:del w:id="477" w:author="Stacy Timothy -Ed- E Jr NGA-SFHPQ USA CIV [2]" w:date="2026-06-16T15:17:00Z" w16du:dateUtc="2026-06-16T19:17:00Z"/>
                <w:strike/>
                <w:lang w:val="en-GB"/>
              </w:rPr>
            </w:pPr>
            <w:del w:id="478" w:author="Stacy Timothy -Ed- E Jr NGA-SFHPQ USA CIV [2]" w:date="2026-06-16T15:17:00Z" w16du:dateUtc="2026-06-16T19:17:00Z">
              <w:r w:rsidRPr="008739B6" w:rsidDel="00F80E4E">
                <w:rPr>
                  <w:strike/>
                  <w:lang w:val="en-GB"/>
                </w:rPr>
                <w:delText>4</w:delText>
              </w:r>
            </w:del>
          </w:p>
        </w:tc>
        <w:tc>
          <w:tcPr>
            <w:tcW w:w="0" w:type="auto"/>
          </w:tcPr>
          <w:p w14:paraId="78AA00A6" w14:textId="5C9FE49B" w:rsidR="00F80E4E" w:rsidRPr="008A6C75" w:rsidDel="00F80E4E" w:rsidRDefault="00F80E4E" w:rsidP="00F80E4E">
            <w:pPr>
              <w:spacing w:after="120" w:line="240" w:lineRule="auto"/>
              <w:jc w:val="left"/>
              <w:rPr>
                <w:del w:id="479" w:author="Stacy Timothy -Ed- E Jr NGA-SFHPQ USA CIV [2]" w:date="2026-06-16T15:17:00Z" w16du:dateUtc="2026-06-16T19:17:00Z"/>
                <w:lang w:val="en-GB"/>
              </w:rPr>
            </w:pPr>
            <w:del w:id="480" w:author="Stacy Timothy -Ed- E Jr NGA-SFHPQ USA CIV [2]" w:date="2026-06-16T15:17:00Z" w16du:dateUtc="2026-06-16T19:17:00Z">
              <w:r w:rsidRPr="008A6C75" w:rsidDel="00F80E4E">
                <w:rPr>
                  <w:lang w:val="en-GB"/>
                </w:rPr>
                <w:delText>Inter-dataset, intra-product checks</w:delText>
              </w:r>
            </w:del>
          </w:p>
        </w:tc>
        <w:tc>
          <w:tcPr>
            <w:tcW w:w="0" w:type="auto"/>
          </w:tcPr>
          <w:p w14:paraId="2CE7CBD4" w14:textId="1305EEF6" w:rsidR="00F80E4E" w:rsidRPr="008A6C75" w:rsidDel="00F80E4E" w:rsidRDefault="00F80E4E" w:rsidP="00F80E4E">
            <w:pPr>
              <w:spacing w:after="120" w:line="240" w:lineRule="auto"/>
              <w:rPr>
                <w:del w:id="481" w:author="Stacy Timothy -Ed- E Jr NGA-SFHPQ USA CIV [2]" w:date="2026-06-16T15:17:00Z" w16du:dateUtc="2026-06-16T19:17:00Z"/>
                <w:lang w:val="en-GB"/>
              </w:rPr>
            </w:pPr>
            <w:del w:id="482" w:author="Stacy Timothy -Ed- E Jr NGA-SFHPQ USA CIV [2]" w:date="2026-06-16T15:17:00Z" w16du:dateUtc="2026-06-16T19:17:00Z">
              <w:r w:rsidRPr="008A6C75" w:rsidDel="00F80E4E">
                <w:rPr>
                  <w:lang w:val="en-GB"/>
                </w:rPr>
                <w:delText>S-158:</w:delText>
              </w:r>
              <w:r w:rsidDel="00F80E4E">
                <w:rPr>
                  <w:lang w:val="en-GB"/>
                </w:rPr>
                <w:delText>124</w:delText>
              </w:r>
              <w:r w:rsidRPr="008A6C75" w:rsidDel="00F80E4E">
                <w:rPr>
                  <w:lang w:val="en-GB"/>
                </w:rPr>
                <w:delText xml:space="preserve"> checks numbered Nxxx</w:delText>
              </w:r>
            </w:del>
          </w:p>
        </w:tc>
        <w:tc>
          <w:tcPr>
            <w:tcW w:w="0" w:type="auto"/>
          </w:tcPr>
          <w:p w14:paraId="538350AB" w14:textId="1EB1025B" w:rsidR="00F80E4E" w:rsidRPr="008A6C75" w:rsidDel="00F80E4E" w:rsidRDefault="00F80E4E" w:rsidP="00F80E4E">
            <w:pPr>
              <w:spacing w:line="240" w:lineRule="auto"/>
              <w:jc w:val="left"/>
              <w:rPr>
                <w:del w:id="483" w:author="Stacy Timothy -Ed- E Jr NGA-SFHPQ USA CIV [2]" w:date="2026-06-16T15:17:00Z" w16du:dateUtc="2026-06-16T19:17:00Z"/>
                <w:lang w:val="en-GB"/>
              </w:rPr>
            </w:pPr>
            <w:del w:id="484" w:author="Stacy Timothy -Ed- E Jr NGA-SFHPQ USA CIV [2]" w:date="2026-06-16T15:17:00Z" w16du:dateUtc="2026-06-16T19:17:00Z">
              <w:r w:rsidRPr="008A6C75" w:rsidDel="00F80E4E">
                <w:rPr>
                  <w:lang w:val="en-GB"/>
                </w:rPr>
                <w:delText>Adjacent or intersecting datasets</w:delText>
              </w:r>
            </w:del>
          </w:p>
        </w:tc>
      </w:tr>
      <w:tr w:rsidR="00F80E4E" w:rsidRPr="001B5F6E" w:rsidDel="00F80E4E" w14:paraId="7B81529D" w14:textId="5FC5DAF3" w:rsidTr="0066513D">
        <w:trPr>
          <w:cantSplit/>
          <w:del w:id="485" w:author="Stacy Timothy -Ed- E Jr NGA-SFHPQ USA CIV [2]" w:date="2026-06-16T15:17:00Z" w16du:dateUtc="2026-06-16T19:17:00Z"/>
        </w:trPr>
        <w:tc>
          <w:tcPr>
            <w:tcW w:w="0" w:type="auto"/>
          </w:tcPr>
          <w:p w14:paraId="072B38D5" w14:textId="5EE5E78B" w:rsidR="00F80E4E" w:rsidDel="00F80E4E" w:rsidRDefault="00F80E4E" w:rsidP="00F80E4E">
            <w:pPr>
              <w:spacing w:after="120" w:line="240" w:lineRule="auto"/>
              <w:rPr>
                <w:del w:id="486" w:author="Stacy Timothy -Ed- E Jr NGA-SFHPQ USA CIV [2]" w:date="2026-06-16T15:17:00Z" w16du:dateUtc="2026-06-16T19:17:00Z"/>
                <w:lang w:val="en-GB"/>
              </w:rPr>
            </w:pPr>
            <w:del w:id="487" w:author="Stacy Timothy -Ed- E Jr NGA-SFHPQ USA CIV [2]" w:date="2026-06-16T15:17:00Z" w16du:dateUtc="2026-06-16T19:17:00Z">
              <w:r w:rsidDel="00F80E4E">
                <w:rPr>
                  <w:lang w:val="en-GB"/>
                </w:rPr>
                <w:delText>?</w:delText>
              </w:r>
            </w:del>
          </w:p>
        </w:tc>
        <w:tc>
          <w:tcPr>
            <w:tcW w:w="0" w:type="auto"/>
          </w:tcPr>
          <w:p w14:paraId="2030016C" w14:textId="1161B9F0" w:rsidR="00F80E4E" w:rsidDel="00F80E4E" w:rsidRDefault="00F80E4E" w:rsidP="00F80E4E">
            <w:pPr>
              <w:spacing w:after="120" w:line="240" w:lineRule="auto"/>
              <w:jc w:val="left"/>
              <w:rPr>
                <w:del w:id="488" w:author="Stacy Timothy -Ed- E Jr NGA-SFHPQ USA CIV [2]" w:date="2026-06-16T15:17:00Z" w16du:dateUtc="2026-06-16T19:17:00Z"/>
                <w:lang w:val="en-GB"/>
              </w:rPr>
            </w:pPr>
            <w:del w:id="489" w:author="Stacy Timothy -Ed- E Jr NGA-SFHPQ USA CIV [2]" w:date="2026-06-16T15:17:00Z" w16du:dateUtc="2026-06-16T19:17:00Z">
              <w:r w:rsidDel="00F80E4E">
                <w:rPr>
                  <w:lang w:val="en-GB"/>
                </w:rPr>
                <w:delText>Inter-version checks(?)</w:delText>
              </w:r>
            </w:del>
          </w:p>
        </w:tc>
        <w:tc>
          <w:tcPr>
            <w:tcW w:w="0" w:type="auto"/>
          </w:tcPr>
          <w:p w14:paraId="6CB34EFE" w14:textId="0B5EE7C9" w:rsidR="00F80E4E" w:rsidDel="00F80E4E" w:rsidRDefault="00F80E4E" w:rsidP="00F80E4E">
            <w:pPr>
              <w:spacing w:after="120" w:line="240" w:lineRule="auto"/>
              <w:rPr>
                <w:del w:id="490" w:author="Stacy Timothy -Ed- E Jr NGA-SFHPQ USA CIV [2]" w:date="2026-06-16T15:17:00Z" w16du:dateUtc="2026-06-16T19:17:00Z"/>
                <w:lang w:val="en-GB"/>
              </w:rPr>
            </w:pPr>
            <w:del w:id="491" w:author="Stacy Timothy -Ed- E Jr NGA-SFHPQ USA CIV [2]" w:date="2026-06-16T15:17:00Z" w16du:dateUtc="2026-06-16T19:17:00Z">
              <w:r w:rsidDel="00F80E4E">
                <w:rPr>
                  <w:lang w:val="en-GB"/>
                </w:rPr>
                <w:delText>S-158:124 checked numbered Nxxx</w:delText>
              </w:r>
            </w:del>
          </w:p>
        </w:tc>
        <w:tc>
          <w:tcPr>
            <w:tcW w:w="0" w:type="auto"/>
          </w:tcPr>
          <w:p w14:paraId="35EA6068" w14:textId="48E3A1E0" w:rsidR="00F80E4E" w:rsidDel="00F80E4E" w:rsidRDefault="00F80E4E" w:rsidP="00F80E4E">
            <w:pPr>
              <w:spacing w:line="240" w:lineRule="auto"/>
              <w:jc w:val="left"/>
              <w:rPr>
                <w:del w:id="492" w:author="Stacy Timothy -Ed- E Jr NGA-SFHPQ USA CIV [2]" w:date="2026-06-16T15:17:00Z" w16du:dateUtc="2026-06-16T19:17:00Z"/>
                <w:lang w:val="en-GB"/>
              </w:rPr>
            </w:pPr>
            <w:del w:id="493" w:author="Stacy Timothy -Ed- E Jr NGA-SFHPQ USA CIV [2]" w:date="2026-06-16T15:17:00Z" w16du:dateUtc="2026-06-16T19:17:00Z">
              <w:r w:rsidDel="00F80E4E">
                <w:rPr>
                  <w:lang w:val="en-GB"/>
                </w:rPr>
                <w:delText>Related datasets for different versions of S-124</w:delText>
              </w:r>
            </w:del>
          </w:p>
        </w:tc>
      </w:tr>
      <w:tr w:rsidR="00F80E4E" w:rsidRPr="001B5F6E" w:rsidDel="00F80E4E" w14:paraId="49144A3F" w14:textId="0D45471A" w:rsidTr="0066513D">
        <w:trPr>
          <w:cantSplit/>
          <w:del w:id="494" w:author="Stacy Timothy -Ed- E Jr NGA-SFHPQ USA CIV [2]" w:date="2026-06-16T15:17:00Z" w16du:dateUtc="2026-06-16T19:17:00Z"/>
        </w:trPr>
        <w:tc>
          <w:tcPr>
            <w:tcW w:w="0" w:type="auto"/>
          </w:tcPr>
          <w:p w14:paraId="4B23F9CD" w14:textId="3A024469" w:rsidR="00F80E4E" w:rsidDel="00F80E4E" w:rsidRDefault="00F80E4E" w:rsidP="00F80E4E">
            <w:pPr>
              <w:spacing w:after="120" w:line="240" w:lineRule="auto"/>
              <w:rPr>
                <w:del w:id="495" w:author="Stacy Timothy -Ed- E Jr NGA-SFHPQ USA CIV [2]" w:date="2026-06-16T15:17:00Z" w16du:dateUtc="2026-06-16T19:17:00Z"/>
                <w:lang w:val="en-GB"/>
              </w:rPr>
            </w:pPr>
            <w:del w:id="496" w:author="Stacy Timothy -Ed- E Jr NGA-SFHPQ USA CIV [2]" w:date="2026-06-16T15:17:00Z" w16du:dateUtc="2026-06-16T19:17:00Z">
              <w:r w:rsidDel="00F80E4E">
                <w:rPr>
                  <w:lang w:val="en-GB"/>
                </w:rPr>
                <w:delText>5</w:delText>
              </w:r>
            </w:del>
          </w:p>
        </w:tc>
        <w:tc>
          <w:tcPr>
            <w:tcW w:w="0" w:type="auto"/>
          </w:tcPr>
          <w:p w14:paraId="3E32F94D" w14:textId="1BCA117C" w:rsidR="00F80E4E" w:rsidDel="00F80E4E" w:rsidRDefault="00F80E4E" w:rsidP="00F80E4E">
            <w:pPr>
              <w:spacing w:after="120" w:line="240" w:lineRule="auto"/>
              <w:jc w:val="left"/>
              <w:rPr>
                <w:del w:id="497" w:author="Stacy Timothy -Ed- E Jr NGA-SFHPQ USA CIV [2]" w:date="2026-06-16T15:17:00Z" w16du:dateUtc="2026-06-16T19:17:00Z"/>
                <w:lang w:val="en-GB"/>
              </w:rPr>
            </w:pPr>
            <w:del w:id="498" w:author="Stacy Timothy -Ed- E Jr NGA-SFHPQ USA CIV [2]" w:date="2026-06-16T15:17:00Z" w16du:dateUtc="2026-06-16T19:17:00Z">
              <w:r w:rsidDel="00F80E4E">
                <w:rPr>
                  <w:lang w:val="en-GB"/>
                </w:rPr>
                <w:delText>Interoperability checks for combinations of datasets from different products</w:delText>
              </w:r>
            </w:del>
          </w:p>
        </w:tc>
        <w:tc>
          <w:tcPr>
            <w:tcW w:w="0" w:type="auto"/>
          </w:tcPr>
          <w:p w14:paraId="4492D1EB" w14:textId="4C7EA387" w:rsidR="00F80E4E" w:rsidDel="00F80E4E" w:rsidRDefault="00F80E4E" w:rsidP="00F80E4E">
            <w:pPr>
              <w:spacing w:after="120" w:line="240" w:lineRule="auto"/>
              <w:rPr>
                <w:del w:id="499" w:author="Stacy Timothy -Ed- E Jr NGA-SFHPQ USA CIV [2]" w:date="2026-06-16T15:17:00Z" w16du:dateUtc="2026-06-16T19:17:00Z"/>
                <w:lang w:val="en-GB"/>
              </w:rPr>
            </w:pPr>
            <w:del w:id="500" w:author="Stacy Timothy -Ed- E Jr NGA-SFHPQ USA CIV [2]" w:date="2026-06-16T15:17:00Z" w16du:dateUtc="2026-06-16T19:17:00Z">
              <w:r w:rsidDel="00F80E4E">
                <w:rPr>
                  <w:lang w:val="en-GB"/>
                </w:rPr>
                <w:delText>S-158:98</w:delText>
              </w:r>
            </w:del>
          </w:p>
        </w:tc>
        <w:tc>
          <w:tcPr>
            <w:tcW w:w="0" w:type="auto"/>
          </w:tcPr>
          <w:p w14:paraId="4F8C0122" w14:textId="02B24D1F" w:rsidR="00F80E4E" w:rsidRPr="001E0E51" w:rsidDel="00F80E4E" w:rsidRDefault="00F80E4E" w:rsidP="00F80E4E">
            <w:pPr>
              <w:spacing w:line="240" w:lineRule="auto"/>
              <w:jc w:val="left"/>
              <w:rPr>
                <w:del w:id="501" w:author="Stacy Timothy -Ed- E Jr NGA-SFHPQ USA CIV [2]" w:date="2026-06-16T15:17:00Z" w16du:dateUtc="2026-06-16T19:17:00Z"/>
                <w:lang w:val="en-GB"/>
              </w:rPr>
            </w:pPr>
            <w:del w:id="502" w:author="Stacy Timothy -Ed- E Jr NGA-SFHPQ USA CIV [2]" w:date="2026-06-16T15:17:00Z" w16du:dateUtc="2026-06-16T19:17:00Z">
              <w:r w:rsidDel="00F80E4E">
                <w:rPr>
                  <w:lang w:val="en-GB"/>
                </w:rPr>
                <w:delText>S-124 d</w:delText>
              </w:r>
              <w:r w:rsidRPr="001E0E51" w:rsidDel="00F80E4E">
                <w:rPr>
                  <w:lang w:val="en-GB"/>
                </w:rPr>
                <w:delText>ataset in combination with relevant datasets from other products</w:delText>
              </w:r>
              <w:r w:rsidDel="00F80E4E">
                <w:rPr>
                  <w:lang w:val="en-GB"/>
                </w:rPr>
                <w:delText xml:space="preserve"> </w:delText>
              </w:r>
            </w:del>
            <w:del w:id="503" w:author="Stacy Timothy -Ed- E Jr NGA-SFHPQ USA CIV [2]" w:date="2026-06-16T15:14:00Z" w16du:dateUtc="2026-06-16T19:14:00Z">
              <w:r w:rsidDel="00BA5050">
                <w:rPr>
                  <w:lang w:val="en-GB"/>
                </w:rPr>
                <w:delText>(e.g., S-102)</w:delText>
              </w:r>
            </w:del>
          </w:p>
        </w:tc>
      </w:tr>
      <w:tr w:rsidR="00F80E4E" w:rsidRPr="001B5F6E" w:rsidDel="00F80E4E" w14:paraId="7C122CAD" w14:textId="266258F9" w:rsidTr="0066513D">
        <w:trPr>
          <w:cantSplit/>
          <w:del w:id="504" w:author="Stacy Timothy -Ed- E Jr NGA-SFHPQ USA CIV [2]" w:date="2026-06-16T15:17:00Z" w16du:dateUtc="2026-06-16T19:17:00Z"/>
        </w:trPr>
        <w:tc>
          <w:tcPr>
            <w:tcW w:w="0" w:type="auto"/>
          </w:tcPr>
          <w:p w14:paraId="2D16B316" w14:textId="708E9DC9" w:rsidR="00F80E4E" w:rsidRPr="001B5F6E" w:rsidDel="00F80E4E" w:rsidRDefault="00F80E4E" w:rsidP="00F80E4E">
            <w:pPr>
              <w:spacing w:after="120" w:line="240" w:lineRule="auto"/>
              <w:rPr>
                <w:del w:id="505" w:author="Stacy Timothy -Ed- E Jr NGA-SFHPQ USA CIV [2]" w:date="2026-06-16T15:17:00Z" w16du:dateUtc="2026-06-16T19:17:00Z"/>
                <w:lang w:val="en-GB"/>
              </w:rPr>
            </w:pPr>
            <w:del w:id="506" w:author="Stacy Timothy -Ed- E Jr NGA-SFHPQ USA CIV [2]" w:date="2026-06-16T15:17:00Z" w16du:dateUtc="2026-06-16T19:17:00Z">
              <w:r w:rsidDel="00F80E4E">
                <w:rPr>
                  <w:lang w:val="en-GB"/>
                </w:rPr>
                <w:delText>6</w:delText>
              </w:r>
            </w:del>
          </w:p>
        </w:tc>
        <w:tc>
          <w:tcPr>
            <w:tcW w:w="0" w:type="auto"/>
          </w:tcPr>
          <w:p w14:paraId="5AE115E7" w14:textId="2B5EB9EC" w:rsidR="00F80E4E" w:rsidRPr="001B5F6E" w:rsidDel="00F80E4E" w:rsidRDefault="00F80E4E" w:rsidP="00F80E4E">
            <w:pPr>
              <w:spacing w:after="120" w:line="240" w:lineRule="auto"/>
              <w:jc w:val="left"/>
              <w:rPr>
                <w:del w:id="507" w:author="Stacy Timothy -Ed- E Jr NGA-SFHPQ USA CIV [2]" w:date="2026-06-16T15:17:00Z" w16du:dateUtc="2026-06-16T19:17:00Z"/>
                <w:lang w:val="en-GB"/>
              </w:rPr>
            </w:pPr>
            <w:del w:id="508" w:author="Stacy Timothy -Ed- E Jr NGA-SFHPQ USA CIV [2]" w:date="2026-06-16T15:17:00Z" w16du:dateUtc="2026-06-16T19:17:00Z">
              <w:r w:rsidRPr="001B5F6E" w:rsidDel="00F80E4E">
                <w:rPr>
                  <w:lang w:val="en-GB"/>
                </w:rPr>
                <w:delText>S-100 generic checks for exchange sets</w:delText>
              </w:r>
            </w:del>
          </w:p>
        </w:tc>
        <w:tc>
          <w:tcPr>
            <w:tcW w:w="0" w:type="auto"/>
          </w:tcPr>
          <w:p w14:paraId="081220A1" w14:textId="26C7F4F2" w:rsidR="00F80E4E" w:rsidRPr="001B5F6E" w:rsidDel="00F80E4E" w:rsidRDefault="00F80E4E" w:rsidP="00F80E4E">
            <w:pPr>
              <w:spacing w:after="120" w:line="240" w:lineRule="auto"/>
              <w:rPr>
                <w:del w:id="509" w:author="Stacy Timothy -Ed- E Jr NGA-SFHPQ USA CIV [2]" w:date="2026-06-16T15:17:00Z" w16du:dateUtc="2026-06-16T19:17:00Z"/>
                <w:lang w:val="en-GB"/>
              </w:rPr>
            </w:pPr>
            <w:del w:id="510" w:author="Stacy Timothy -Ed- E Jr NGA-SFHPQ USA CIV [2]" w:date="2026-06-16T15:17:00Z" w16du:dateUtc="2026-06-16T19:17:00Z">
              <w:r w:rsidRPr="001B5F6E" w:rsidDel="00F80E4E">
                <w:rPr>
                  <w:lang w:val="en-GB"/>
                </w:rPr>
                <w:delText>S-158:100</w:delText>
              </w:r>
            </w:del>
          </w:p>
        </w:tc>
        <w:tc>
          <w:tcPr>
            <w:tcW w:w="0" w:type="auto"/>
          </w:tcPr>
          <w:p w14:paraId="3A7A6E92" w14:textId="63C5628B" w:rsidR="00F80E4E" w:rsidRPr="001B5F6E" w:rsidDel="00F80E4E" w:rsidRDefault="00F80E4E" w:rsidP="00F80E4E">
            <w:pPr>
              <w:spacing w:after="120" w:line="240" w:lineRule="auto"/>
              <w:jc w:val="left"/>
              <w:rPr>
                <w:del w:id="511" w:author="Stacy Timothy -Ed- E Jr NGA-SFHPQ USA CIV [2]" w:date="2026-06-16T15:17:00Z" w16du:dateUtc="2026-06-16T19:17:00Z"/>
                <w:lang w:val="en-GB"/>
              </w:rPr>
            </w:pPr>
            <w:del w:id="512" w:author="Stacy Timothy -Ed- E Jr NGA-SFHPQ USA CIV [2]" w:date="2026-06-16T15:17:00Z" w16du:dateUtc="2026-06-16T19:17:00Z">
              <w:r w:rsidRPr="001B5F6E" w:rsidDel="00F80E4E">
                <w:rPr>
                  <w:lang w:val="en-GB"/>
                </w:rPr>
                <w:delText>Exchange set</w:delText>
              </w:r>
            </w:del>
          </w:p>
        </w:tc>
      </w:tr>
      <w:tr w:rsidR="00F80E4E" w:rsidRPr="001B5F6E" w:rsidDel="00F80E4E" w14:paraId="66A47952" w14:textId="0DF7B23A" w:rsidTr="0066513D">
        <w:trPr>
          <w:cantSplit/>
          <w:del w:id="513" w:author="Stacy Timothy -Ed- E Jr NGA-SFHPQ USA CIV [2]" w:date="2026-06-16T15:17:00Z" w16du:dateUtc="2026-06-16T19:17:00Z"/>
        </w:trPr>
        <w:tc>
          <w:tcPr>
            <w:tcW w:w="0" w:type="auto"/>
          </w:tcPr>
          <w:p w14:paraId="6048E8D3" w14:textId="4FA0AA20" w:rsidR="00F80E4E" w:rsidRPr="001B5F6E" w:rsidDel="00F80E4E" w:rsidRDefault="00F80E4E" w:rsidP="00F80E4E">
            <w:pPr>
              <w:spacing w:after="120" w:line="240" w:lineRule="auto"/>
              <w:rPr>
                <w:del w:id="514" w:author="Stacy Timothy -Ed- E Jr NGA-SFHPQ USA CIV [2]" w:date="2026-06-16T15:17:00Z" w16du:dateUtc="2026-06-16T19:17:00Z"/>
                <w:lang w:val="en-GB"/>
              </w:rPr>
            </w:pPr>
            <w:del w:id="515" w:author="Stacy Timothy -Ed- E Jr NGA-SFHPQ USA CIV [2]" w:date="2026-06-16T15:17:00Z" w16du:dateUtc="2026-06-16T19:17:00Z">
              <w:r w:rsidDel="00F80E4E">
                <w:rPr>
                  <w:lang w:val="en-GB"/>
                </w:rPr>
                <w:delText>7</w:delText>
              </w:r>
            </w:del>
          </w:p>
        </w:tc>
        <w:tc>
          <w:tcPr>
            <w:tcW w:w="0" w:type="auto"/>
          </w:tcPr>
          <w:p w14:paraId="6818C9C8" w14:textId="5C9A19DA" w:rsidR="00F80E4E" w:rsidRPr="001B5F6E" w:rsidDel="00F80E4E" w:rsidRDefault="00F80E4E" w:rsidP="00F80E4E">
            <w:pPr>
              <w:spacing w:after="120" w:line="240" w:lineRule="auto"/>
              <w:jc w:val="left"/>
              <w:rPr>
                <w:del w:id="516" w:author="Stacy Timothy -Ed- E Jr NGA-SFHPQ USA CIV [2]" w:date="2026-06-16T15:17:00Z" w16du:dateUtc="2026-06-16T19:17:00Z"/>
                <w:lang w:val="en-GB"/>
              </w:rPr>
            </w:pPr>
            <w:commentRangeStart w:id="517"/>
            <w:del w:id="518" w:author="Stacy Timothy -Ed- E Jr NGA-SFHPQ USA CIV [2]" w:date="2026-06-16T15:17:00Z" w16du:dateUtc="2026-06-16T19:17:00Z">
              <w:r w:rsidRPr="001B5F6E" w:rsidDel="00F80E4E">
                <w:rPr>
                  <w:lang w:val="en-GB"/>
                </w:rPr>
                <w:delText>Product-specific checks for exchange sets</w:delText>
              </w:r>
              <w:commentRangeEnd w:id="517"/>
              <w:r w:rsidDel="00F80E4E">
                <w:rPr>
                  <w:rStyle w:val="CommentReference"/>
                </w:rPr>
                <w:commentReference w:id="517"/>
              </w:r>
            </w:del>
          </w:p>
        </w:tc>
        <w:tc>
          <w:tcPr>
            <w:tcW w:w="0" w:type="auto"/>
          </w:tcPr>
          <w:p w14:paraId="1A01E369" w14:textId="61DC0835" w:rsidR="00F80E4E" w:rsidRPr="001B5F6E" w:rsidDel="00F80E4E" w:rsidRDefault="00F80E4E" w:rsidP="00F80E4E">
            <w:pPr>
              <w:spacing w:after="120" w:line="240" w:lineRule="auto"/>
              <w:rPr>
                <w:del w:id="521" w:author="Stacy Timothy -Ed- E Jr NGA-SFHPQ USA CIV [2]" w:date="2026-06-16T15:17:00Z" w16du:dateUtc="2026-06-16T19:17:00Z"/>
                <w:lang w:val="en-GB"/>
              </w:rPr>
            </w:pPr>
            <w:del w:id="522" w:author="Stacy Timothy -Ed- E Jr NGA-SFHPQ USA CIV [2]" w:date="2026-06-16T15:17:00Z" w16du:dateUtc="2026-06-16T19:17:00Z">
              <w:r w:rsidRPr="001B5F6E" w:rsidDel="00F80E4E">
                <w:rPr>
                  <w:lang w:val="en-GB"/>
                </w:rPr>
                <w:delText>S-158:</w:delText>
              </w:r>
              <w:r w:rsidDel="00F80E4E">
                <w:rPr>
                  <w:lang w:val="en-GB"/>
                </w:rPr>
                <w:delText>124 checks numbered Nxxx</w:delText>
              </w:r>
            </w:del>
          </w:p>
        </w:tc>
        <w:tc>
          <w:tcPr>
            <w:tcW w:w="0" w:type="auto"/>
          </w:tcPr>
          <w:p w14:paraId="557E003F" w14:textId="045D64FB" w:rsidR="00F80E4E" w:rsidRPr="001B5F6E" w:rsidDel="00F80E4E" w:rsidRDefault="00F80E4E" w:rsidP="00F80E4E">
            <w:pPr>
              <w:spacing w:after="120" w:line="240" w:lineRule="auto"/>
              <w:jc w:val="left"/>
              <w:rPr>
                <w:del w:id="523" w:author="Stacy Timothy -Ed- E Jr NGA-SFHPQ USA CIV [2]" w:date="2026-06-16T15:17:00Z" w16du:dateUtc="2026-06-16T19:17:00Z"/>
                <w:lang w:val="en-GB"/>
              </w:rPr>
            </w:pPr>
            <w:del w:id="524" w:author="Stacy Timothy -Ed- E Jr NGA-SFHPQ USA CIV [2]" w:date="2026-06-16T15:17:00Z" w16du:dateUtc="2026-06-16T19:17:00Z">
              <w:r w:rsidDel="00F80E4E">
                <w:rPr>
                  <w:lang w:val="en-GB"/>
                </w:rPr>
                <w:delText>E</w:delText>
              </w:r>
              <w:r w:rsidRPr="001B5F6E" w:rsidDel="00F80E4E">
                <w:rPr>
                  <w:lang w:val="en-GB"/>
                </w:rPr>
                <w:delText>xchange set</w:delText>
              </w:r>
            </w:del>
          </w:p>
        </w:tc>
      </w:tr>
      <w:tr w:rsidR="00F80E4E" w:rsidRPr="001B5F6E" w:rsidDel="00F80E4E" w14:paraId="6C31548A" w14:textId="17E2489E" w:rsidTr="0066513D">
        <w:trPr>
          <w:cantSplit/>
          <w:del w:id="525" w:author="Stacy Timothy -Ed- E Jr NGA-SFHPQ USA CIV [2]" w:date="2026-06-16T15:17:00Z" w16du:dateUtc="2026-06-16T19:17:00Z"/>
        </w:trPr>
        <w:tc>
          <w:tcPr>
            <w:tcW w:w="0" w:type="auto"/>
          </w:tcPr>
          <w:p w14:paraId="7A941CC7" w14:textId="40B578C7" w:rsidR="00F80E4E" w:rsidDel="00F80E4E" w:rsidRDefault="00F80E4E" w:rsidP="00F80E4E">
            <w:pPr>
              <w:spacing w:after="120" w:line="240" w:lineRule="auto"/>
              <w:rPr>
                <w:del w:id="526" w:author="Stacy Timothy -Ed- E Jr NGA-SFHPQ USA CIV [2]" w:date="2026-06-16T15:17:00Z" w16du:dateUtc="2026-06-16T19:17:00Z"/>
                <w:lang w:val="en-GB"/>
              </w:rPr>
            </w:pPr>
            <w:del w:id="527" w:author="Stacy Timothy -Ed- E Jr NGA-SFHPQ USA CIV [2]" w:date="2026-06-16T15:17:00Z" w16du:dateUtc="2026-06-16T19:17:00Z">
              <w:r w:rsidDel="00F80E4E">
                <w:rPr>
                  <w:lang w:val="en-GB"/>
                </w:rPr>
                <w:delText>8</w:delText>
              </w:r>
            </w:del>
          </w:p>
        </w:tc>
        <w:tc>
          <w:tcPr>
            <w:tcW w:w="0" w:type="auto"/>
          </w:tcPr>
          <w:p w14:paraId="1F20EFE3" w14:textId="1C1FC134" w:rsidR="00F80E4E" w:rsidRPr="001B5F6E" w:rsidDel="00F80E4E" w:rsidRDefault="00F80E4E" w:rsidP="00F80E4E">
            <w:pPr>
              <w:spacing w:after="120" w:line="240" w:lineRule="auto"/>
              <w:jc w:val="left"/>
              <w:rPr>
                <w:del w:id="528" w:author="Stacy Timothy -Ed- E Jr NGA-SFHPQ USA CIV [2]" w:date="2026-06-16T15:17:00Z" w16du:dateUtc="2026-06-16T19:17:00Z"/>
                <w:lang w:val="en-GB"/>
              </w:rPr>
            </w:pPr>
            <w:del w:id="529" w:author="Stacy Timothy -Ed- E Jr NGA-SFHPQ USA CIV [2]" w:date="2026-06-16T15:17:00Z" w16du:dateUtc="2026-06-16T19:17:00Z">
              <w:r w:rsidDel="00F80E4E">
                <w:rPr>
                  <w:lang w:val="en-GB"/>
                </w:rPr>
                <w:delText>Product catalogue checks</w:delText>
              </w:r>
            </w:del>
          </w:p>
        </w:tc>
        <w:tc>
          <w:tcPr>
            <w:tcW w:w="0" w:type="auto"/>
          </w:tcPr>
          <w:p w14:paraId="4D9F9907" w14:textId="02DCE91E" w:rsidR="00F80E4E" w:rsidRPr="001B5F6E" w:rsidDel="00F80E4E" w:rsidRDefault="00F80E4E" w:rsidP="00F80E4E">
            <w:pPr>
              <w:spacing w:after="120" w:line="240" w:lineRule="auto"/>
              <w:rPr>
                <w:del w:id="530" w:author="Stacy Timothy -Ed- E Jr NGA-SFHPQ USA CIV [2]" w:date="2026-06-16T15:17:00Z" w16du:dateUtc="2026-06-16T19:17:00Z"/>
                <w:lang w:val="en-GB"/>
              </w:rPr>
            </w:pPr>
            <w:del w:id="531" w:author="Stacy Timothy -Ed- E Jr NGA-SFHPQ USA CIV [2]" w:date="2026-06-16T15:17:00Z" w16du:dateUtc="2026-06-16T19:17:00Z">
              <w:r w:rsidDel="00F80E4E">
                <w:rPr>
                  <w:lang w:val="en-GB"/>
                </w:rPr>
                <w:delText>S-158:128</w:delText>
              </w:r>
            </w:del>
          </w:p>
        </w:tc>
        <w:tc>
          <w:tcPr>
            <w:tcW w:w="0" w:type="auto"/>
          </w:tcPr>
          <w:p w14:paraId="7EBE78E8" w14:textId="6DF62B26" w:rsidR="00F80E4E" w:rsidDel="00F80E4E" w:rsidRDefault="00F80E4E" w:rsidP="00F80E4E">
            <w:pPr>
              <w:spacing w:after="120" w:line="240" w:lineRule="auto"/>
              <w:jc w:val="left"/>
              <w:rPr>
                <w:del w:id="532" w:author="Stacy Timothy -Ed- E Jr NGA-SFHPQ USA CIV [2]" w:date="2026-06-16T15:17:00Z" w16du:dateUtc="2026-06-16T19:17:00Z"/>
                <w:lang w:val="en-GB"/>
              </w:rPr>
            </w:pPr>
            <w:del w:id="533" w:author="Stacy Timothy -Ed- E Jr NGA-SFHPQ USA CIV [2]" w:date="2026-06-16T15:17:00Z" w16du:dateUtc="2026-06-16T19:17:00Z">
              <w:r w:rsidDel="00F80E4E">
                <w:rPr>
                  <w:lang w:val="en-GB"/>
                </w:rPr>
                <w:delText>S-128 datasets describing S-124 datasets</w:delText>
              </w:r>
            </w:del>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Heading1"/>
        <w:rPr>
          <w:lang w:val="en-GB"/>
        </w:rPr>
      </w:pPr>
      <w:bookmarkStart w:id="534" w:name="_Ref172572049"/>
      <w:bookmarkStart w:id="535" w:name="_Toc179556273"/>
      <w:r>
        <w:rPr>
          <w:lang w:val="en-GB"/>
        </w:rPr>
        <w:t>Check Classification</w:t>
      </w:r>
      <w:bookmarkEnd w:id="534"/>
      <w:bookmarkEnd w:id="535"/>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2018C268" w14:textId="77777777" w:rsidR="00F80E4E" w:rsidRDefault="00F80E4E" w:rsidP="00F80E4E">
      <w:pPr>
        <w:pStyle w:val="Caption"/>
        <w:keepNext/>
        <w:rPr>
          <w:ins w:id="536" w:author="Stacy Timothy -Ed- E Jr NGA-SFHPQ USA CIV [2]" w:date="2026-06-16T15:18:00Z" w16du:dateUtc="2026-06-16T19:18:00Z"/>
        </w:rPr>
      </w:pPr>
      <w:ins w:id="537" w:author="Stacy Timothy -Ed- E Jr NGA-SFHPQ USA CIV [2]" w:date="2026-06-16T15:18:00Z" w16du:dateUtc="2026-06-16T19:18:00Z">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F80E4E" w:rsidRPr="00D84DF9" w14:paraId="70C5E3D0" w14:textId="77777777" w:rsidTr="00705D40">
        <w:trPr>
          <w:cantSplit/>
          <w:tblHeader/>
          <w:ins w:id="538" w:author="Stacy Timothy -Ed- E Jr NGA-SFHPQ USA CIV [2]" w:date="2026-06-16T15:18:00Z" w16du:dateUtc="2026-06-16T19:18:00Z"/>
        </w:trPr>
        <w:tc>
          <w:tcPr>
            <w:tcW w:w="596" w:type="pct"/>
            <w:shd w:val="clear" w:color="auto" w:fill="D9D9D9" w:themeFill="background1" w:themeFillShade="D9"/>
          </w:tcPr>
          <w:p w14:paraId="70E6DDEE" w14:textId="77777777" w:rsidR="00F80E4E" w:rsidRPr="00D84DF9" w:rsidRDefault="00F80E4E" w:rsidP="00705D40">
            <w:pPr>
              <w:tabs>
                <w:tab w:val="left" w:pos="1701"/>
              </w:tabs>
              <w:spacing w:after="120" w:line="240" w:lineRule="auto"/>
              <w:rPr>
                <w:ins w:id="539" w:author="Stacy Timothy -Ed- E Jr NGA-SFHPQ USA CIV [2]" w:date="2026-06-16T15:18:00Z" w16du:dateUtc="2026-06-16T19:18:00Z"/>
                <w:b/>
                <w:bCs/>
                <w:lang w:val="en-US"/>
              </w:rPr>
            </w:pPr>
            <w:ins w:id="540" w:author="Stacy Timothy -Ed- E Jr NGA-SFHPQ USA CIV [2]" w:date="2026-06-16T15:18:00Z" w16du:dateUtc="2026-06-16T19:18:00Z">
              <w:r w:rsidRPr="00D84DF9">
                <w:rPr>
                  <w:b/>
                  <w:bCs/>
                  <w:lang w:val="en-US"/>
                </w:rPr>
                <w:t>Indicator</w:t>
              </w:r>
            </w:ins>
          </w:p>
        </w:tc>
        <w:tc>
          <w:tcPr>
            <w:tcW w:w="955" w:type="pct"/>
            <w:shd w:val="clear" w:color="auto" w:fill="D9D9D9" w:themeFill="background1" w:themeFillShade="D9"/>
          </w:tcPr>
          <w:p w14:paraId="63DCDE9B" w14:textId="77777777" w:rsidR="00F80E4E" w:rsidRPr="00D84DF9" w:rsidRDefault="00F80E4E" w:rsidP="00705D40">
            <w:pPr>
              <w:tabs>
                <w:tab w:val="left" w:pos="1701"/>
              </w:tabs>
              <w:spacing w:after="120" w:line="240" w:lineRule="auto"/>
              <w:rPr>
                <w:ins w:id="541" w:author="Stacy Timothy -Ed- E Jr NGA-SFHPQ USA CIV [2]" w:date="2026-06-16T15:18:00Z" w16du:dateUtc="2026-06-16T19:18:00Z"/>
                <w:b/>
                <w:bCs/>
                <w:lang w:val="en-US"/>
              </w:rPr>
            </w:pPr>
            <w:ins w:id="542" w:author="Stacy Timothy -Ed- E Jr NGA-SFHPQ USA CIV [2]" w:date="2026-06-16T15:18:00Z" w16du:dateUtc="2026-06-16T19:18:00Z">
              <w:r w:rsidRPr="00D84DF9">
                <w:rPr>
                  <w:b/>
                  <w:bCs/>
                  <w:lang w:val="en-US"/>
                </w:rPr>
                <w:t>Type</w:t>
              </w:r>
            </w:ins>
          </w:p>
        </w:tc>
        <w:tc>
          <w:tcPr>
            <w:tcW w:w="3450" w:type="pct"/>
            <w:shd w:val="clear" w:color="auto" w:fill="D9D9D9" w:themeFill="background1" w:themeFillShade="D9"/>
          </w:tcPr>
          <w:p w14:paraId="2B54D6EC" w14:textId="77777777" w:rsidR="00F80E4E" w:rsidRPr="00D84DF9" w:rsidRDefault="00F80E4E" w:rsidP="00705D40">
            <w:pPr>
              <w:tabs>
                <w:tab w:val="left" w:pos="1701"/>
              </w:tabs>
              <w:spacing w:after="120" w:line="240" w:lineRule="auto"/>
              <w:rPr>
                <w:ins w:id="543" w:author="Stacy Timothy -Ed- E Jr NGA-SFHPQ USA CIV [2]" w:date="2026-06-16T15:18:00Z" w16du:dateUtc="2026-06-16T19:18:00Z"/>
                <w:b/>
                <w:bCs/>
                <w:lang w:val="en-US"/>
              </w:rPr>
            </w:pPr>
            <w:ins w:id="544" w:author="Stacy Timothy -Ed- E Jr NGA-SFHPQ USA CIV [2]" w:date="2026-06-16T15:18:00Z" w16du:dateUtc="2026-06-16T19:18:00Z">
              <w:r w:rsidRPr="00D84DF9">
                <w:rPr>
                  <w:b/>
                  <w:bCs/>
                  <w:lang w:val="en-US"/>
                </w:rPr>
                <w:t>Description</w:t>
              </w:r>
            </w:ins>
          </w:p>
        </w:tc>
      </w:tr>
      <w:tr w:rsidR="00F80E4E" w:rsidRPr="00D84DF9" w14:paraId="6701D804" w14:textId="77777777" w:rsidTr="00705D40">
        <w:trPr>
          <w:cantSplit/>
          <w:ins w:id="545" w:author="Stacy Timothy -Ed- E Jr NGA-SFHPQ USA CIV [2]" w:date="2026-06-16T15:18:00Z" w16du:dateUtc="2026-06-16T19:18:00Z"/>
        </w:trPr>
        <w:tc>
          <w:tcPr>
            <w:tcW w:w="596" w:type="pct"/>
          </w:tcPr>
          <w:p w14:paraId="72C198B9" w14:textId="77777777" w:rsidR="00F80E4E" w:rsidRPr="00D84DF9" w:rsidRDefault="00F80E4E" w:rsidP="00705D40">
            <w:pPr>
              <w:tabs>
                <w:tab w:val="left" w:pos="1701"/>
              </w:tabs>
              <w:spacing w:after="120" w:line="240" w:lineRule="auto"/>
              <w:rPr>
                <w:ins w:id="546" w:author="Stacy Timothy -Ed- E Jr NGA-SFHPQ USA CIV [2]" w:date="2026-06-16T15:18:00Z" w16du:dateUtc="2026-06-16T19:18:00Z"/>
                <w:lang w:val="en-US"/>
              </w:rPr>
            </w:pPr>
            <w:ins w:id="547" w:author="Stacy Timothy -Ed- E Jr NGA-SFHPQ USA CIV [2]" w:date="2026-06-16T15:18:00Z" w16du:dateUtc="2026-06-16T19:18:00Z">
              <w:r w:rsidRPr="00D84DF9">
                <w:rPr>
                  <w:lang w:val="en-US"/>
                </w:rPr>
                <w:t>C</w:t>
              </w:r>
            </w:ins>
          </w:p>
        </w:tc>
        <w:tc>
          <w:tcPr>
            <w:tcW w:w="955" w:type="pct"/>
          </w:tcPr>
          <w:p w14:paraId="080CDC49" w14:textId="77777777" w:rsidR="00F80E4E" w:rsidRPr="00D84DF9" w:rsidRDefault="00F80E4E" w:rsidP="00705D40">
            <w:pPr>
              <w:tabs>
                <w:tab w:val="left" w:pos="1701"/>
              </w:tabs>
              <w:spacing w:after="120" w:line="240" w:lineRule="auto"/>
              <w:rPr>
                <w:ins w:id="548" w:author="Stacy Timothy -Ed- E Jr NGA-SFHPQ USA CIV [2]" w:date="2026-06-16T15:18:00Z" w16du:dateUtc="2026-06-16T19:18:00Z"/>
                <w:lang w:val="en-US"/>
              </w:rPr>
            </w:pPr>
            <w:ins w:id="549" w:author="Stacy Timothy -Ed- E Jr NGA-SFHPQ USA CIV [2]" w:date="2026-06-16T15:18:00Z" w16du:dateUtc="2026-06-16T19:18:00Z">
              <w:r w:rsidRPr="00D84DF9">
                <w:rPr>
                  <w:lang w:val="en-US"/>
                </w:rPr>
                <w:t>Critical Error</w:t>
              </w:r>
            </w:ins>
          </w:p>
        </w:tc>
        <w:tc>
          <w:tcPr>
            <w:tcW w:w="3450" w:type="pct"/>
          </w:tcPr>
          <w:p w14:paraId="706B7F5C" w14:textId="77777777" w:rsidR="00F80E4E" w:rsidRPr="00D84DF9" w:rsidRDefault="00F80E4E" w:rsidP="00705D40">
            <w:pPr>
              <w:tabs>
                <w:tab w:val="left" w:pos="1701"/>
              </w:tabs>
              <w:spacing w:after="120" w:line="240" w:lineRule="auto"/>
              <w:rPr>
                <w:ins w:id="550" w:author="Stacy Timothy -Ed- E Jr NGA-SFHPQ USA CIV [2]" w:date="2026-06-16T15:18:00Z" w16du:dateUtc="2026-06-16T19:18:00Z"/>
                <w:lang w:val="en-US"/>
              </w:rPr>
            </w:pPr>
            <w:ins w:id="551" w:author="Stacy Timothy -Ed- E Jr NGA-SFHPQ USA CIV [2]" w:date="2026-06-16T15:18:00Z" w16du:dateUtc="2026-06-16T19:18:00Z">
              <w:r w:rsidRPr="00D84DF9">
                <w:rPr>
                  <w:lang w:val="en-US"/>
                </w:rPr>
                <w:t>An error which would make a dataset unusable in ECDIS through not loading or causing an ECDIS to crash or presenting data which is unsafe for navigation.</w:t>
              </w:r>
            </w:ins>
          </w:p>
        </w:tc>
      </w:tr>
      <w:tr w:rsidR="00F80E4E" w:rsidRPr="00D84DF9" w14:paraId="445382D9" w14:textId="77777777" w:rsidTr="00705D40">
        <w:trPr>
          <w:cantSplit/>
          <w:ins w:id="552" w:author="Stacy Timothy -Ed- E Jr NGA-SFHPQ USA CIV [2]" w:date="2026-06-16T15:18:00Z" w16du:dateUtc="2026-06-16T19:18:00Z"/>
        </w:trPr>
        <w:tc>
          <w:tcPr>
            <w:tcW w:w="596" w:type="pct"/>
          </w:tcPr>
          <w:p w14:paraId="4CC90B5C" w14:textId="77777777" w:rsidR="00F80E4E" w:rsidRPr="00D84DF9" w:rsidRDefault="00F80E4E" w:rsidP="00705D40">
            <w:pPr>
              <w:tabs>
                <w:tab w:val="left" w:pos="1701"/>
              </w:tabs>
              <w:spacing w:after="120" w:line="240" w:lineRule="auto"/>
              <w:rPr>
                <w:ins w:id="553" w:author="Stacy Timothy -Ed- E Jr NGA-SFHPQ USA CIV [2]" w:date="2026-06-16T15:18:00Z" w16du:dateUtc="2026-06-16T19:18:00Z"/>
                <w:lang w:val="en-US"/>
              </w:rPr>
            </w:pPr>
            <w:ins w:id="554" w:author="Stacy Timothy -Ed- E Jr NGA-SFHPQ USA CIV [2]" w:date="2026-06-16T15:18:00Z" w16du:dateUtc="2026-06-16T19:18:00Z">
              <w:r w:rsidRPr="00D84DF9">
                <w:rPr>
                  <w:lang w:val="en-US"/>
                </w:rPr>
                <w:t>E</w:t>
              </w:r>
            </w:ins>
          </w:p>
        </w:tc>
        <w:tc>
          <w:tcPr>
            <w:tcW w:w="955" w:type="pct"/>
          </w:tcPr>
          <w:p w14:paraId="57C5B691" w14:textId="77777777" w:rsidR="00F80E4E" w:rsidRPr="00D84DF9" w:rsidRDefault="00F80E4E" w:rsidP="00705D40">
            <w:pPr>
              <w:tabs>
                <w:tab w:val="left" w:pos="1701"/>
              </w:tabs>
              <w:spacing w:after="120" w:line="240" w:lineRule="auto"/>
              <w:rPr>
                <w:ins w:id="555" w:author="Stacy Timothy -Ed- E Jr NGA-SFHPQ USA CIV [2]" w:date="2026-06-16T15:18:00Z" w16du:dateUtc="2026-06-16T19:18:00Z"/>
                <w:lang w:val="en-US"/>
              </w:rPr>
            </w:pPr>
            <w:ins w:id="556" w:author="Stacy Timothy -Ed- E Jr NGA-SFHPQ USA CIV [2]" w:date="2026-06-16T15:18:00Z" w16du:dateUtc="2026-06-16T19:18:00Z">
              <w:r w:rsidRPr="00D84DF9">
                <w:rPr>
                  <w:lang w:val="en-US"/>
                </w:rPr>
                <w:t>Error</w:t>
              </w:r>
            </w:ins>
          </w:p>
        </w:tc>
        <w:tc>
          <w:tcPr>
            <w:tcW w:w="3450" w:type="pct"/>
          </w:tcPr>
          <w:p w14:paraId="56F9B2F7" w14:textId="77777777" w:rsidR="00F80E4E" w:rsidRPr="00D84DF9" w:rsidRDefault="00F80E4E" w:rsidP="00705D40">
            <w:pPr>
              <w:tabs>
                <w:tab w:val="left" w:pos="1701"/>
              </w:tabs>
              <w:spacing w:after="120" w:line="240" w:lineRule="auto"/>
              <w:rPr>
                <w:ins w:id="557" w:author="Stacy Timothy -Ed- E Jr NGA-SFHPQ USA CIV [2]" w:date="2026-06-16T15:18:00Z" w16du:dateUtc="2026-06-16T19:18:00Z"/>
                <w:lang w:val="en-US"/>
              </w:rPr>
            </w:pPr>
            <w:ins w:id="558" w:author="Stacy Timothy -Ed- E Jr NGA-SFHPQ USA CIV [2]" w:date="2026-06-16T15:18:00Z" w16du:dateUtc="2026-06-16T19:18:00Z">
              <w:r w:rsidRPr="00D84DF9">
                <w:rPr>
                  <w:lang w:val="en-US"/>
                </w:rPr>
                <w:t xml:space="preserve">An error which may degrade the quality of the dataset through appearance or </w:t>
              </w:r>
              <w:proofErr w:type="gramStart"/>
              <w:r w:rsidRPr="00D84DF9">
                <w:rPr>
                  <w:lang w:val="en-US"/>
                </w:rPr>
                <w:t>usability</w:t>
              </w:r>
              <w:proofErr w:type="gramEnd"/>
              <w:r w:rsidRPr="00D84DF9">
                <w:rPr>
                  <w:lang w:val="en-US"/>
                </w:rPr>
                <w:t xml:space="preserve"> but which will not pose a significant danger when used to support navigation.</w:t>
              </w:r>
            </w:ins>
          </w:p>
        </w:tc>
      </w:tr>
      <w:tr w:rsidR="00F80E4E" w:rsidRPr="00D84DF9" w14:paraId="4DBCBAA6" w14:textId="77777777" w:rsidTr="00705D40">
        <w:trPr>
          <w:cantSplit/>
          <w:ins w:id="559" w:author="Stacy Timothy -Ed- E Jr NGA-SFHPQ USA CIV [2]" w:date="2026-06-16T15:18:00Z" w16du:dateUtc="2026-06-16T19:18:00Z"/>
        </w:trPr>
        <w:tc>
          <w:tcPr>
            <w:tcW w:w="596" w:type="pct"/>
          </w:tcPr>
          <w:p w14:paraId="52CFA5DC" w14:textId="77777777" w:rsidR="00F80E4E" w:rsidRPr="00D84DF9" w:rsidRDefault="00F80E4E" w:rsidP="00705D40">
            <w:pPr>
              <w:tabs>
                <w:tab w:val="left" w:pos="1701"/>
              </w:tabs>
              <w:spacing w:after="120" w:line="240" w:lineRule="auto"/>
              <w:rPr>
                <w:ins w:id="560" w:author="Stacy Timothy -Ed- E Jr NGA-SFHPQ USA CIV [2]" w:date="2026-06-16T15:18:00Z" w16du:dateUtc="2026-06-16T19:18:00Z"/>
                <w:lang w:val="en-US"/>
              </w:rPr>
            </w:pPr>
            <w:ins w:id="561" w:author="Stacy Timothy -Ed- E Jr NGA-SFHPQ USA CIV [2]" w:date="2026-06-16T15:18:00Z" w16du:dateUtc="2026-06-16T19:18:00Z">
              <w:r w:rsidRPr="00D84DF9">
                <w:rPr>
                  <w:lang w:val="en-US"/>
                </w:rPr>
                <w:t>W</w:t>
              </w:r>
            </w:ins>
          </w:p>
        </w:tc>
        <w:tc>
          <w:tcPr>
            <w:tcW w:w="955" w:type="pct"/>
          </w:tcPr>
          <w:p w14:paraId="031AB966" w14:textId="77777777" w:rsidR="00F80E4E" w:rsidRPr="00D84DF9" w:rsidRDefault="00F80E4E" w:rsidP="00705D40">
            <w:pPr>
              <w:tabs>
                <w:tab w:val="left" w:pos="1701"/>
              </w:tabs>
              <w:spacing w:after="120" w:line="240" w:lineRule="auto"/>
              <w:rPr>
                <w:ins w:id="562" w:author="Stacy Timothy -Ed- E Jr NGA-SFHPQ USA CIV [2]" w:date="2026-06-16T15:18:00Z" w16du:dateUtc="2026-06-16T19:18:00Z"/>
                <w:lang w:val="en-US"/>
              </w:rPr>
            </w:pPr>
            <w:ins w:id="563" w:author="Stacy Timothy -Ed- E Jr NGA-SFHPQ USA CIV [2]" w:date="2026-06-16T15:18:00Z" w16du:dateUtc="2026-06-16T19:18:00Z">
              <w:r w:rsidRPr="00D84DF9">
                <w:rPr>
                  <w:lang w:val="en-US"/>
                </w:rPr>
                <w:t>Warning</w:t>
              </w:r>
            </w:ins>
          </w:p>
        </w:tc>
        <w:tc>
          <w:tcPr>
            <w:tcW w:w="3450" w:type="pct"/>
          </w:tcPr>
          <w:p w14:paraId="334734AE" w14:textId="77777777" w:rsidR="00F80E4E" w:rsidRPr="00D84DF9" w:rsidRDefault="00F80E4E" w:rsidP="00705D40">
            <w:pPr>
              <w:tabs>
                <w:tab w:val="left" w:pos="1701"/>
              </w:tabs>
              <w:spacing w:after="120" w:line="240" w:lineRule="auto"/>
              <w:rPr>
                <w:ins w:id="564" w:author="Stacy Timothy -Ed- E Jr NGA-SFHPQ USA CIV [2]" w:date="2026-06-16T15:18:00Z" w16du:dateUtc="2026-06-16T19:18:00Z"/>
                <w:lang w:val="en-US"/>
              </w:rPr>
            </w:pPr>
            <w:ins w:id="565" w:author="Stacy Timothy -Ed- E Jr NGA-SFHPQ USA CIV [2]" w:date="2026-06-16T15:18:00Z" w16du:dateUtc="2026-06-16T19:18:00Z">
              <w:r w:rsidRPr="00D84DF9">
                <w:rPr>
                  <w:lang w:val="en-US"/>
                </w:rPr>
                <w:t xml:space="preserve">An error which may be </w:t>
              </w:r>
              <w:proofErr w:type="gramStart"/>
              <w:r w:rsidRPr="00D84DF9">
                <w:rPr>
                  <w:lang w:val="en-US"/>
                </w:rPr>
                <w:t>a duplication</w:t>
              </w:r>
              <w:proofErr w:type="gramEnd"/>
              <w:r w:rsidRPr="00D84DF9">
                <w:rPr>
                  <w:lang w:val="en-US"/>
                </w:rPr>
                <w:t xml:space="preserve"> or an inconsistency which will not noticeably degrade the usability of a dataset in ECDIS.</w:t>
              </w:r>
            </w:ins>
          </w:p>
        </w:tc>
      </w:tr>
    </w:tbl>
    <w:p w14:paraId="5B9DA0EF" w14:textId="5B2DD075" w:rsidR="00217B74" w:rsidDel="00F80E4E" w:rsidRDefault="00F80E4E" w:rsidP="00600EF7">
      <w:pPr>
        <w:tabs>
          <w:tab w:val="left" w:pos="1701"/>
        </w:tabs>
        <w:spacing w:after="120" w:line="240" w:lineRule="auto"/>
        <w:rPr>
          <w:del w:id="566" w:author="Stacy Timothy -Ed- E Jr NGA-SFHPQ USA CIV [2]" w:date="2026-06-16T15:18:00Z" w16du:dateUtc="2026-06-16T19:18:00Z"/>
          <w:lang w:val="en-GB"/>
        </w:rPr>
      </w:pPr>
      <w:ins w:id="567" w:author="Stacy Timothy -Ed- E Jr NGA-SFHPQ USA CIV [2]" w:date="2026-06-16T15:18:00Z" w16du:dateUtc="2026-06-16T19:18:00Z">
        <w:r w:rsidDel="00F80E4E">
          <w:rPr>
            <w:lang w:val="en-GB"/>
          </w:rPr>
          <w:t xml:space="preserve"> </w:t>
        </w:r>
      </w:ins>
      <w:commentRangeStart w:id="568"/>
      <w:ins w:id="569" w:author="Stacy Timothy -Ed- E Jr NGA-SFHPQ USA CIV" w:date="2026-03-27T13:26:00Z" w16du:dateUtc="2026-03-27T17:26:00Z">
        <w:del w:id="570" w:author="Stacy Timothy -Ed- E Jr NGA-SFHPQ USA CIV [2]" w:date="2026-06-16T15:18:00Z" w16du:dateUtc="2026-06-16T19:18:00Z">
          <w:r w:rsidR="00E57787" w:rsidDel="00F80E4E">
            <w:rPr>
              <w:lang w:val="en-GB"/>
            </w:rPr>
            <w:delText>[</w:delText>
          </w:r>
        </w:del>
      </w:ins>
      <w:del w:id="571" w:author="Stacy Timothy -Ed- E Jr NGA-SFHPQ USA CIV [2]" w:date="2026-06-16T15:18:00Z" w16du:dateUtc="2026-06-16T19:18:00Z">
        <w:r w:rsidR="00217B74" w:rsidRPr="00217B74" w:rsidDel="00F80E4E">
          <w:rPr>
            <w:lang w:val="en-GB"/>
          </w:rPr>
          <w:delText>All checks should be considered as warnings, even though more severe classifications are available, due to the status of the development and lack of experience with system use of S-124 datasets, it is considered premature to classify any checks as error or critical error at this time.</w:delText>
        </w:r>
      </w:del>
      <w:ins w:id="572" w:author="Stacy Timothy -Ed- E Jr NGA-SFHPQ USA CIV" w:date="2026-03-27T13:26:00Z" w16du:dateUtc="2026-03-27T17:26:00Z">
        <w:del w:id="573" w:author="Stacy Timothy -Ed- E Jr NGA-SFHPQ USA CIV [2]" w:date="2026-06-16T15:18:00Z" w16du:dateUtc="2026-06-16T19:18:00Z">
          <w:r w:rsidR="00E57787" w:rsidDel="00F80E4E">
            <w:rPr>
              <w:lang w:val="en-GB"/>
            </w:rPr>
            <w:delText>]</w:delText>
          </w:r>
        </w:del>
      </w:ins>
      <w:commentRangeEnd w:id="568"/>
      <w:ins w:id="574" w:author="Stacy Timothy -Ed- E Jr NGA-SFHPQ USA CIV" w:date="2026-03-27T13:27:00Z" w16du:dateUtc="2026-03-27T17:27:00Z">
        <w:del w:id="575" w:author="Stacy Timothy -Ed- E Jr NGA-SFHPQ USA CIV [2]" w:date="2026-06-16T15:18:00Z" w16du:dateUtc="2026-06-16T19:18:00Z">
          <w:r w:rsidR="00E57787" w:rsidDel="00F80E4E">
            <w:rPr>
              <w:rStyle w:val="CommentReference"/>
            </w:rPr>
            <w:commentReference w:id="568"/>
          </w:r>
        </w:del>
      </w:ins>
    </w:p>
    <w:p w14:paraId="70389C75" w14:textId="78CA8E36" w:rsidR="00036D8E" w:rsidRDefault="00861E96" w:rsidP="00036D8E">
      <w:pPr>
        <w:pStyle w:val="Heading1"/>
        <w:rPr>
          <w:lang w:val="en-GB"/>
        </w:rPr>
      </w:pPr>
      <w:bookmarkStart w:id="576" w:name="_Ref172575919"/>
      <w:bookmarkStart w:id="577" w:name="_Toc179556274"/>
      <w:r>
        <w:rPr>
          <w:lang w:val="en-GB"/>
        </w:rPr>
        <w:t>Geometry and Spatial Operators</w:t>
      </w:r>
      <w:bookmarkEnd w:id="576"/>
      <w:bookmarkEnd w:id="577"/>
    </w:p>
    <w:p w14:paraId="2C6765F8" w14:textId="6070D24D" w:rsidR="002C1A6D" w:rsidRPr="00BF3E18" w:rsidRDefault="002C1A6D" w:rsidP="002C1A6D">
      <w:pPr>
        <w:spacing w:after="120"/>
        <w:rPr>
          <w:ins w:id="578" w:author="Stacy Timothy -Ed- E Jr NGA-SFHPQ USA CIV [2]" w:date="2026-06-16T15:35:00Z" w16du:dateUtc="2026-06-16T19:35:00Z"/>
        </w:rPr>
      </w:pPr>
      <w:ins w:id="579" w:author="Stacy Timothy -Ed- E Jr NGA-SFHPQ USA CIV [2]" w:date="2026-06-16T15:35:00Z" w16du:dateUtc="2026-06-16T19:35:00Z">
        <w:r>
          <w:t>S-12</w:t>
        </w:r>
        <w:r>
          <w:t>4</w:t>
        </w:r>
        <w:r w:rsidRPr="00BF3E18">
          <w:t xml:space="preserve"> products use vector geometry. Any spatial operations mentioned in checks pertaining to vector spatial primitives must conform to the operations for vector products described in S-158:100. </w:t>
        </w:r>
      </w:ins>
    </w:p>
    <w:p w14:paraId="15BFB4A3" w14:textId="77777777" w:rsidR="002C1A6D" w:rsidRPr="00BF3E18" w:rsidRDefault="002C1A6D" w:rsidP="002C1A6D">
      <w:pPr>
        <w:tabs>
          <w:tab w:val="left" w:pos="1701"/>
        </w:tabs>
        <w:spacing w:after="120" w:line="240" w:lineRule="auto"/>
        <w:rPr>
          <w:ins w:id="580" w:author="Stacy Timothy -Ed- E Jr NGA-SFHPQ USA CIV [2]" w:date="2026-06-16T15:35:00Z" w16du:dateUtc="2026-06-16T19:35:00Z"/>
        </w:rPr>
      </w:pPr>
      <w:ins w:id="581" w:author="Stacy Timothy -Ed- E Jr NGA-SFHPQ USA CIV [2]" w:date="2026-06-16T15:35:00Z" w16du:dateUtc="2026-06-16T19:35:00Z">
        <w:r w:rsidRPr="00BF3E18">
          <w:t>For all spatial operators a default tolerance should be applied in validation software as follows:</w:t>
        </w:r>
      </w:ins>
    </w:p>
    <w:p w14:paraId="76818703" w14:textId="77777777" w:rsidR="002C1A6D" w:rsidRPr="00BF3E18" w:rsidRDefault="002C1A6D" w:rsidP="002C1A6D">
      <w:pPr>
        <w:pStyle w:val="ListParagraph"/>
        <w:numPr>
          <w:ilvl w:val="0"/>
          <w:numId w:val="24"/>
        </w:numPr>
        <w:tabs>
          <w:tab w:val="left" w:pos="1701"/>
        </w:tabs>
        <w:spacing w:line="240" w:lineRule="auto"/>
        <w:rPr>
          <w:ins w:id="582" w:author="Stacy Timothy -Ed- E Jr NGA-SFHPQ USA CIV [2]" w:date="2026-06-16T15:35:00Z" w16du:dateUtc="2026-06-16T19:35:00Z"/>
        </w:rPr>
      </w:pPr>
      <w:ins w:id="583" w:author="Stacy Timothy -Ed- E Jr NGA-SFHPQ USA CIV [2]" w:date="2026-06-16T15:35:00Z" w16du:dateUtc="2026-06-16T19:35:00Z">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ins>
    </w:p>
    <w:p w14:paraId="622567F6" w14:textId="77777777" w:rsidR="002C1A6D" w:rsidRPr="00BF3E18" w:rsidRDefault="002C1A6D" w:rsidP="002C1A6D">
      <w:pPr>
        <w:pStyle w:val="ListParagraph"/>
        <w:numPr>
          <w:ilvl w:val="0"/>
          <w:numId w:val="24"/>
        </w:numPr>
        <w:tabs>
          <w:tab w:val="left" w:pos="1701"/>
        </w:tabs>
        <w:spacing w:line="240" w:lineRule="auto"/>
        <w:rPr>
          <w:ins w:id="584" w:author="Stacy Timothy -Ed- E Jr NGA-SFHPQ USA CIV [2]" w:date="2026-06-16T15:35:00Z" w16du:dateUtc="2026-06-16T19:35:00Z"/>
        </w:rPr>
      </w:pPr>
      <w:ins w:id="585" w:author="Stacy Timothy -Ed- E Jr NGA-SFHPQ USA CIV [2]" w:date="2026-06-16T15:35:00Z" w16du:dateUtc="2026-06-16T19:35:00Z">
        <w:r w:rsidRPr="00BF3E18">
          <w:t>For coordinates in metres (UTM or UPS) – a tolerance of 0.01 m or the precision of the lowest-precision coordinate field being compared, whichever is greater.</w:t>
        </w:r>
      </w:ins>
    </w:p>
    <w:p w14:paraId="295D30AA" w14:textId="6C0E1CDE" w:rsidR="00600EF7" w:rsidDel="002C1A6D" w:rsidRDefault="00600EF7" w:rsidP="00600EF7">
      <w:pPr>
        <w:rPr>
          <w:del w:id="586" w:author="Stacy Timothy -Ed- E Jr NGA-SFHPQ USA CIV [2]" w:date="2026-06-16T15:35:00Z" w16du:dateUtc="2026-06-16T19:35:00Z"/>
          <w:lang w:val="en-GB"/>
        </w:rPr>
      </w:pPr>
      <w:del w:id="587" w:author="Stacy Timothy -Ed- E Jr NGA-SFHPQ USA CIV [2]" w:date="2026-06-16T15:35:00Z" w16du:dateUtc="2026-06-16T19:35:00Z">
        <w:r w:rsidDel="002C1A6D">
          <w:rPr>
            <w:lang w:val="en-GB"/>
          </w:rPr>
          <w:delText>Geometry and spatial operators conform to the operators for vector products described in S-158.</w:delText>
        </w:r>
      </w:del>
    </w:p>
    <w:p w14:paraId="5C94D707" w14:textId="0ED56A9B" w:rsidR="00D15AE1" w:rsidDel="002C1A6D" w:rsidRDefault="00D15AE1" w:rsidP="00D15AE1">
      <w:pPr>
        <w:tabs>
          <w:tab w:val="left" w:pos="1701"/>
        </w:tabs>
        <w:spacing w:after="120" w:line="240" w:lineRule="auto"/>
        <w:rPr>
          <w:del w:id="588" w:author="Stacy Timothy -Ed- E Jr NGA-SFHPQ USA CIV [2]" w:date="2026-06-16T15:35:00Z" w16du:dateUtc="2026-06-16T19:35:00Z"/>
          <w:lang w:val="en-GB"/>
        </w:rPr>
      </w:pPr>
      <w:commentRangeStart w:id="589"/>
      <w:del w:id="590" w:author="Stacy Timothy -Ed- E Jr NGA-SFHPQ USA CIV [2]" w:date="2026-06-16T15:35:00Z" w16du:dateUtc="2026-06-16T19:35:00Z">
        <w:r w:rsidRPr="00C53F21" w:rsidDel="002C1A6D">
          <w:rPr>
            <w:lang w:val="en-GB"/>
          </w:rPr>
          <w:delText xml:space="preserve">For all spatial operators a default tolerance of </w:delText>
        </w:r>
        <w:r w:rsidR="00C53F21" w:rsidRPr="00C53F21" w:rsidDel="002C1A6D">
          <w:rPr>
            <w:highlight w:val="yellow"/>
            <w:lang w:val="en-GB"/>
          </w:rPr>
          <w:delText>[??? - PT to decide</w:delText>
        </w:r>
        <w:r w:rsidR="00C53F21" w:rsidDel="002C1A6D">
          <w:rPr>
            <w:lang w:val="en-GB"/>
          </w:rPr>
          <w:delText xml:space="preserve">] </w:delText>
        </w:r>
        <w:r w:rsidRPr="00C53F21" w:rsidDel="002C1A6D">
          <w:rPr>
            <w:lang w:val="en-GB"/>
          </w:rPr>
          <w:delText>should be applied in validation software.</w:delText>
        </w:r>
        <w:commentRangeEnd w:id="589"/>
        <w:r w:rsidR="00E57787" w:rsidDel="002C1A6D">
          <w:rPr>
            <w:rStyle w:val="CommentReference"/>
          </w:rPr>
          <w:commentReference w:id="589"/>
        </w:r>
      </w:del>
    </w:p>
    <w:p w14:paraId="5EF723C0" w14:textId="08CE7948" w:rsidR="002C7023" w:rsidRDefault="002C7023" w:rsidP="002C7023">
      <w:pPr>
        <w:pStyle w:val="Heading1"/>
        <w:rPr>
          <w:lang w:val="en-GB"/>
        </w:rPr>
      </w:pPr>
      <w:bookmarkStart w:id="591" w:name="_Ref179553442"/>
      <w:bookmarkStart w:id="592" w:name="_Ref179553447"/>
      <w:bookmarkStart w:id="593" w:name="_Toc179556275"/>
      <w:commentRangeStart w:id="594"/>
      <w:r>
        <w:rPr>
          <w:lang w:val="en-GB"/>
        </w:rPr>
        <w:t>Other Components of this Specification</w:t>
      </w:r>
      <w:bookmarkEnd w:id="591"/>
      <w:bookmarkEnd w:id="592"/>
      <w:bookmarkEnd w:id="593"/>
      <w:commentRangeEnd w:id="594"/>
      <w:r w:rsidR="009E1232">
        <w:rPr>
          <w:rStyle w:val="CommentReference"/>
          <w:b w:val="0"/>
          <w:bCs w:val="0"/>
        </w:rPr>
        <w:commentReference w:id="594"/>
      </w:r>
    </w:p>
    <w:p w14:paraId="71C13D16" w14:textId="77777777" w:rsidR="002C1A6D" w:rsidRPr="00BF3E18" w:rsidRDefault="002C1A6D" w:rsidP="002C1A6D">
      <w:pPr>
        <w:spacing w:after="120"/>
        <w:rPr>
          <w:ins w:id="595" w:author="Stacy Timothy -Ed- E Jr NGA-SFHPQ USA CIV [2]" w:date="2026-06-16T15:35:00Z" w16du:dateUtc="2026-06-16T19:35:00Z"/>
        </w:rPr>
      </w:pPr>
      <w:ins w:id="596" w:author="Stacy Timothy -Ed- E Jr NGA-SFHPQ USA CIV [2]" w:date="2026-06-16T15:35:00Z" w16du:dateUtc="2026-06-16T19:35:00Z">
        <w:r w:rsidRPr="00BF3E18">
          <w:t>The other components of this Specification listed below are provided as separate documents or artefacts accompanying this document and form an integral part of this Specification.</w:t>
        </w:r>
      </w:ins>
    </w:p>
    <w:p w14:paraId="1D5157AD" w14:textId="746A2181" w:rsidR="002C1A6D" w:rsidRPr="00BF3E18" w:rsidRDefault="002C1A6D" w:rsidP="002C1A6D">
      <w:pPr>
        <w:pStyle w:val="ListParagraph"/>
        <w:numPr>
          <w:ilvl w:val="0"/>
          <w:numId w:val="22"/>
        </w:numPr>
        <w:rPr>
          <w:ins w:id="597" w:author="Stacy Timothy -Ed- E Jr NGA-SFHPQ USA CIV [2]" w:date="2026-06-16T15:35:00Z" w16du:dateUtc="2026-06-16T19:35:00Z"/>
        </w:rPr>
      </w:pPr>
      <w:ins w:id="598" w:author="Stacy Timothy -Ed- E Jr NGA-SFHPQ USA CIV [2]" w:date="2026-06-16T15:35:00Z" w16du:dateUtc="2026-06-16T19:35:00Z">
        <w:r w:rsidRPr="00BF3E18">
          <w:t xml:space="preserve">Spreadsheet of </w:t>
        </w:r>
        <w:r>
          <w:t>S-12</w:t>
        </w:r>
        <w:r>
          <w:t>4</w:t>
        </w:r>
        <w:r w:rsidRPr="00BF3E18">
          <w:t xml:space="preserve"> validation checks named S158_</w:t>
        </w:r>
        <w:r>
          <w:t>128</w:t>
        </w:r>
        <w:r w:rsidRPr="00BF3E18">
          <w:t>_1_1_0_YYYYMMDD. The build date is the YYYYMMDD suffix in the file name, whereas the “1_1_0”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ins>
    </w:p>
    <w:p w14:paraId="1BF52534" w14:textId="56C035D0" w:rsidR="002C7023" w:rsidDel="002C1A6D" w:rsidRDefault="002C7023" w:rsidP="00600EF7">
      <w:pPr>
        <w:rPr>
          <w:del w:id="599" w:author="Stacy Timothy -Ed- E Jr NGA-SFHPQ USA CIV [2]" w:date="2026-06-16T15:35:00Z" w16du:dateUtc="2026-06-16T19:35:00Z"/>
          <w:lang w:val="en-GB"/>
        </w:rPr>
      </w:pPr>
      <w:del w:id="600" w:author="Stacy Timothy -Ed- E Jr NGA-SFHPQ USA CIV [2]" w:date="2026-06-16T15:35:00Z" w16du:dateUtc="2026-06-16T19:35:00Z">
        <w:r w:rsidDel="002C1A6D">
          <w:rPr>
            <w:lang w:val="en-GB"/>
          </w:rPr>
          <w:delText>The other components of this Specification listed below are provided as separate documents or artefacts accompanying this document and form an integral part of this Specification.</w:delText>
        </w:r>
      </w:del>
    </w:p>
    <w:p w14:paraId="6302DFC4" w14:textId="09E00234" w:rsidR="002C7023" w:rsidRPr="008A6C75" w:rsidDel="002C1A6D" w:rsidRDefault="002C7023" w:rsidP="00E57787">
      <w:pPr>
        <w:pStyle w:val="ListParagraph"/>
        <w:numPr>
          <w:ilvl w:val="0"/>
          <w:numId w:val="22"/>
        </w:numPr>
        <w:rPr>
          <w:del w:id="601" w:author="Stacy Timothy -Ed- E Jr NGA-SFHPQ USA CIV [2]" w:date="2026-06-16T15:35:00Z" w16du:dateUtc="2026-06-16T19:35:00Z"/>
          <w:lang w:val="en-GB"/>
        </w:rPr>
      </w:pPr>
      <w:del w:id="602" w:author="Stacy Timothy -Ed- E Jr NGA-SFHPQ USA CIV [2]" w:date="2026-06-16T15:35:00Z" w16du:dateUtc="2026-06-16T19:35:00Z">
        <w:r w:rsidRPr="00AE3D32" w:rsidDel="002C1A6D">
          <w:rPr>
            <w:lang w:val="en-GB"/>
          </w:rPr>
          <w:delText xml:space="preserve">Spreadsheet of </w:delText>
        </w:r>
        <w:r w:rsidR="00757F2D" w:rsidDel="002C1A6D">
          <w:rPr>
            <w:lang w:val="en-GB"/>
          </w:rPr>
          <w:delText>S-124</w:delText>
        </w:r>
        <w:r w:rsidRPr="00AE3D32" w:rsidDel="002C1A6D">
          <w:rPr>
            <w:lang w:val="en-GB"/>
          </w:rPr>
          <w:delText xml:space="preserve"> validation checks named </w:delText>
        </w:r>
        <w:r w:rsidR="00E2341D" w:rsidDel="002C1A6D">
          <w:rPr>
            <w:lang w:val="en-GB"/>
          </w:rPr>
          <w:delText>S158_</w:delText>
        </w:r>
        <w:r w:rsidR="00215A58" w:rsidDel="002C1A6D">
          <w:rPr>
            <w:lang w:val="en-GB"/>
          </w:rPr>
          <w:delText>12</w:delText>
        </w:r>
        <w:r w:rsidR="008A6C75" w:rsidDel="002C1A6D">
          <w:rPr>
            <w:lang w:val="en-GB"/>
          </w:rPr>
          <w:delText>4</w:delText>
        </w:r>
        <w:r w:rsidR="00E2341D" w:rsidDel="002C1A6D">
          <w:rPr>
            <w:lang w:val="en-GB"/>
          </w:rPr>
          <w:delText>_0_</w:delText>
        </w:r>
      </w:del>
      <w:ins w:id="603" w:author="Raphael Malyankar" w:date="2024-12-04T22:09:00Z" w16du:dateUtc="2024-12-05T05:09:00Z">
        <w:del w:id="604" w:author="Stacy Timothy -Ed- E Jr NGA-SFHPQ USA CIV [2]" w:date="2026-06-16T15:35:00Z" w16du:dateUtc="2026-06-16T19:35:00Z">
          <w:r w:rsidR="009E1232" w:rsidDel="002C1A6D">
            <w:rPr>
              <w:lang w:val="en-GB"/>
            </w:rPr>
            <w:delText>2</w:delText>
          </w:r>
        </w:del>
      </w:ins>
      <w:del w:id="605" w:author="Stacy Timothy -Ed- E Jr NGA-SFHPQ USA CIV [2]" w:date="2026-06-16T15:35:00Z" w16du:dateUtc="2026-06-16T19:35:00Z">
        <w:r w:rsidR="001D7811" w:rsidDel="002C1A6D">
          <w:rPr>
            <w:lang w:val="en-GB"/>
          </w:rPr>
          <w:delText>1</w:delText>
        </w:r>
        <w:r w:rsidR="00E2341D" w:rsidDel="002C1A6D">
          <w:rPr>
            <w:lang w:val="en-GB"/>
          </w:rPr>
          <w:delText>_0_2024</w:delText>
        </w:r>
        <w:r w:rsidR="008A6C75" w:rsidDel="002C1A6D">
          <w:rPr>
            <w:lang w:val="en-GB"/>
          </w:rPr>
          <w:delText>1011</w:delText>
        </w:r>
      </w:del>
      <w:ins w:id="606" w:author="Raphael Malyankar" w:date="2024-12-04T22:09:00Z" w16du:dateUtc="2024-12-05T05:09:00Z">
        <w:del w:id="607" w:author="Stacy Timothy -Ed- E Jr NGA-SFHPQ USA CIV [2]" w:date="2026-06-16T15:35:00Z" w16du:dateUtc="2026-06-16T19:35:00Z">
          <w:r w:rsidR="009E1232" w:rsidDel="002C1A6D">
            <w:rPr>
              <w:lang w:val="en-GB"/>
            </w:rPr>
            <w:delText>YYYYMMDD</w:delText>
          </w:r>
        </w:del>
      </w:ins>
    </w:p>
    <w:p w14:paraId="623B95EC" w14:textId="77777777" w:rsidR="002C7023" w:rsidRPr="00600EF7" w:rsidRDefault="002C7023" w:rsidP="00600EF7">
      <w:pPr>
        <w:rPr>
          <w:lang w:val="en-GB"/>
        </w:rPr>
      </w:pPr>
    </w:p>
    <w:sectPr w:rsidR="002C7023" w:rsidRPr="00600EF7" w:rsidSect="00301BD2">
      <w:headerReference w:type="even" r:id="rId25"/>
      <w:headerReference w:type="default" r:id="rId26"/>
      <w:footerReference w:type="even" r:id="rId27"/>
      <w:footerReference w:type="default" r:id="rId28"/>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8" w:author="Raphael Malyankar" w:date="2024-10-11T15:23:00Z" w:initials="rmm">
    <w:p w14:paraId="22233C71" w14:textId="6D2036B3" w:rsidR="007C6D08" w:rsidRDefault="007C6D08">
      <w:pPr>
        <w:pStyle w:val="CommentText"/>
      </w:pPr>
      <w:r>
        <w:rPr>
          <w:rStyle w:val="CommentReference"/>
        </w:rPr>
        <w:annotationRef/>
      </w:r>
      <w:r>
        <w:t>Project team to verify. Include terms used in this document and the accompanying product-specific list of checks</w:t>
      </w:r>
      <w:r w:rsidR="00217B74">
        <w:t>, if  not already defined in S-158 (cf. 1</w:t>
      </w:r>
      <w:r w:rsidR="00217B74" w:rsidRPr="00217B74">
        <w:rPr>
          <w:vertAlign w:val="superscript"/>
        </w:rPr>
        <w:t>st</w:t>
      </w:r>
      <w:r w:rsidR="00217B74">
        <w:t xml:space="preserve"> sentence).</w:t>
      </w:r>
    </w:p>
  </w:comment>
  <w:comment w:id="269" w:author="Raphael Malyankar" w:date="2024-10-01T12:03:00Z" w:initials="rmm">
    <w:p w14:paraId="3B3A7D55" w14:textId="77777777" w:rsidR="008739B6" w:rsidRDefault="008739B6" w:rsidP="008739B6">
      <w:pPr>
        <w:pStyle w:val="CommentText"/>
      </w:pPr>
      <w:r>
        <w:rPr>
          <w:rStyle w:val="CommentReference"/>
        </w:rPr>
        <w:annotationRef/>
      </w:r>
      <w:r>
        <w:t>To be discussed, especially the treatment of changes to the accompanying list of checks.</w:t>
      </w:r>
    </w:p>
    <w:p w14:paraId="2080BCF4" w14:textId="12F13139" w:rsidR="008739B6" w:rsidRDefault="008739B6" w:rsidP="008739B6">
      <w:pPr>
        <w:pStyle w:val="CommentText"/>
      </w:pPr>
      <w:r>
        <w:t>Provisionally, that list is treated as part of this Specification and changes to it will require a new clarification, revision, or edition of S-158:1xx</w:t>
      </w:r>
    </w:p>
  </w:comment>
  <w:comment w:id="322" w:author="Raphael Malyankar" w:date="2024-08-07T00:12:00Z" w:initials="rmm">
    <w:p w14:paraId="52F44CD0" w14:textId="34A25EDD" w:rsidR="00964AB6" w:rsidRDefault="00964AB6">
      <w:pPr>
        <w:pStyle w:val="CommentText"/>
      </w:pPr>
      <w:r>
        <w:rPr>
          <w:rStyle w:val="CommentReference"/>
        </w:rPr>
        <w:annotationRef/>
      </w:r>
      <w:r>
        <w:t>Forced by the requirement that the E.R component of version numbering go by the parent S-158</w:t>
      </w:r>
      <w:r w:rsidR="00964438">
        <w:t>?</w:t>
      </w:r>
    </w:p>
    <w:p w14:paraId="16C0623A" w14:textId="6C73EF25" w:rsidR="00964AB6" w:rsidRDefault="00964AB6">
      <w:pPr>
        <w:pStyle w:val="CommentText"/>
      </w:pPr>
      <w:r>
        <w:t>Recommend rethinking version numbering for S-158:1xx.</w:t>
      </w:r>
    </w:p>
  </w:comment>
  <w:comment w:id="323" w:author="Raphael Malyankar" w:date="2024-09-24T15:48:00Z" w:initials="rmm">
    <w:p w14:paraId="2AB897DB" w14:textId="19AAFF0F" w:rsidR="004B194F" w:rsidRDefault="004B194F">
      <w:pPr>
        <w:pStyle w:val="CommentText"/>
      </w:pPr>
      <w:r>
        <w:rPr>
          <w:rStyle w:val="CommentReference"/>
        </w:rPr>
        <w:annotationRef/>
      </w:r>
      <w:r>
        <w:t>[</w:t>
      </w:r>
      <w:r w:rsidR="002D49D4">
        <w:t>K</w:t>
      </w:r>
      <w:r w:rsidR="002D49D4">
        <w:rPr>
          <w:rFonts w:cs="Arial"/>
        </w:rPr>
        <w:t>Ö 9/22</w:t>
      </w:r>
      <w:r>
        <w:t>] I don’t agree to the requirement in S-158 on version numbering. A major discussion on version numbering and maintenance is needed.</w:t>
      </w:r>
    </w:p>
  </w:comment>
  <w:comment w:id="347" w:author="Stacy Timothy -Ed- E Jr NGA-SFHPQ USA CIV" w:date="2026-03-27T13:20:00Z" w:initials="STEEJNSUC">
    <w:p w14:paraId="60DECEF2" w14:textId="77777777" w:rsidR="004E38B6" w:rsidRDefault="004E38B6" w:rsidP="004E38B6">
      <w:pPr>
        <w:pStyle w:val="CommentText"/>
        <w:jc w:val="left"/>
      </w:pPr>
      <w:r>
        <w:rPr>
          <w:rStyle w:val="CommentReference"/>
        </w:rPr>
        <w:annotationRef/>
      </w:r>
      <w:r>
        <w:t>I do not believe this is used</w:t>
      </w:r>
    </w:p>
  </w:comment>
  <w:comment w:id="364" w:author="Raphael Malyankar" w:date="2024-10-11T16:19:00Z" w:initials="rmm">
    <w:p w14:paraId="335606A0" w14:textId="65809E5F" w:rsidR="00C01DFE" w:rsidRDefault="00C01DFE">
      <w:pPr>
        <w:pStyle w:val="CommentText"/>
      </w:pPr>
      <w:r>
        <w:rPr>
          <w:rStyle w:val="CommentReference"/>
        </w:rPr>
        <w:annotationRef/>
      </w:r>
      <w:r>
        <w:t>To be discussed</w:t>
      </w:r>
    </w:p>
  </w:comment>
  <w:comment w:id="367" w:author="Raphael Malyankar" w:date="2024-12-04T22:21:00Z" w:initials="rmm">
    <w:p w14:paraId="7A095032" w14:textId="15ADC8A1" w:rsidR="006012D0" w:rsidRDefault="006012D0">
      <w:pPr>
        <w:pStyle w:val="CommentText"/>
      </w:pPr>
      <w:r>
        <w:rPr>
          <w:rStyle w:val="CommentReference"/>
        </w:rPr>
        <w:annotationRef/>
      </w:r>
      <w:bookmarkStart w:id="368" w:name="_Hlk184244044"/>
      <w:r w:rsidR="00A25AF8">
        <w:t xml:space="preserve">S-158:100 </w:t>
      </w:r>
      <w:r>
        <w:t>Edition 0.2.0 draft</w:t>
      </w:r>
      <w:r w:rsidR="0050406F">
        <w:t xml:space="preserve"> (sic)</w:t>
      </w:r>
      <w:r>
        <w:t xml:space="preserve"> divides them into Collection A (for datasets, exchange catalogues, and exchange sets) and Collection B (</w:t>
      </w:r>
      <w:r w:rsidR="00A25AF8">
        <w:t xml:space="preserve">for </w:t>
      </w:r>
      <w:r>
        <w:t>specifications)</w:t>
      </w:r>
      <w:bookmarkEnd w:id="368"/>
    </w:p>
  </w:comment>
  <w:comment w:id="369" w:author="Raphael Malyankar" w:date="2024-10-07T19:03:00Z" w:initials="rmm">
    <w:p w14:paraId="5E75D8ED" w14:textId="77777777" w:rsidR="004A1094" w:rsidRDefault="004A1094" w:rsidP="004A1094">
      <w:pPr>
        <w:pStyle w:val="CommentText"/>
      </w:pPr>
      <w:r>
        <w:rPr>
          <w:rStyle w:val="CommentReference"/>
        </w:rPr>
        <w:annotationRef/>
      </w:r>
      <w:r>
        <w:t>Replace any “DevNNNN” checks with the final Check_ID when finalizing.</w:t>
      </w:r>
    </w:p>
  </w:comment>
  <w:comment w:id="370" w:author="Raphael Malyankar" w:date="2024-12-04T22:11:00Z" w:initials="rmm">
    <w:p w14:paraId="6D3B26B1" w14:textId="1168F2F2" w:rsidR="009E1232" w:rsidRDefault="009E1232">
      <w:pPr>
        <w:pStyle w:val="CommentText"/>
      </w:pPr>
      <w:r>
        <w:rPr>
          <w:rStyle w:val="CommentReference"/>
        </w:rPr>
        <w:annotationRef/>
      </w:r>
      <w:r>
        <w:t>Note that S-100WG9 decided to drop the S from check IDs.</w:t>
      </w:r>
    </w:p>
  </w:comment>
  <w:comment w:id="422" w:author="Raphael Malyankar" w:date="2024-09-24T15:49:00Z" w:initials="rmm">
    <w:p w14:paraId="1057D043" w14:textId="61E41D28" w:rsidR="004B194F" w:rsidRDefault="004B194F">
      <w:pPr>
        <w:pStyle w:val="CommentText"/>
      </w:pPr>
      <w:r>
        <w:rPr>
          <w:rStyle w:val="CommentReference"/>
        </w:rPr>
        <w:annotationRef/>
      </w:r>
      <w:r>
        <w:t>[</w:t>
      </w:r>
      <w:r w:rsidR="002D49D4">
        <w:t>K</w:t>
      </w:r>
      <w:r w:rsidR="002D49D4">
        <w:rPr>
          <w:rFonts w:cs="Arial"/>
        </w:rPr>
        <w:t>Ö 9/22</w:t>
      </w:r>
      <w:r>
        <w:t xml:space="preserve">] </w:t>
      </w:r>
      <w:r>
        <w:rPr>
          <w:rStyle w:val="CommentReference"/>
        </w:rPr>
        <w:annotationRef/>
      </w:r>
      <w:r>
        <w:t xml:space="preserve">To be discussed if a specified sequence is needed in the standard. </w:t>
      </w:r>
    </w:p>
  </w:comment>
  <w:comment w:id="423" w:author="Raphael Malyankar" w:date="2024-09-24T16:06:00Z" w:initials="rmm">
    <w:p w14:paraId="07FB1DF3" w14:textId="79D6B4C1" w:rsidR="00911072" w:rsidRDefault="00911072">
      <w:pPr>
        <w:pStyle w:val="CommentText"/>
      </w:pPr>
      <w:r>
        <w:rPr>
          <w:rStyle w:val="CommentReference"/>
        </w:rPr>
        <w:annotationRef/>
      </w:r>
      <w:r>
        <w:t>Should be up to the PT developing each S-158:1xx specification. Some may need it and some may not.</w:t>
      </w:r>
    </w:p>
  </w:comment>
  <w:comment w:id="424" w:author="Stacy Timothy -Ed- E Jr NGA-SFHPQ USA CIV" w:date="2026-03-27T13:26:00Z" w:initials="STEEJNSUC">
    <w:p w14:paraId="354BF733" w14:textId="77777777" w:rsidR="00E57787" w:rsidRDefault="00E57787" w:rsidP="00E57787">
      <w:pPr>
        <w:pStyle w:val="CommentText"/>
        <w:jc w:val="left"/>
      </w:pPr>
      <w:r>
        <w:rPr>
          <w:rStyle w:val="CommentReference"/>
        </w:rPr>
        <w:annotationRef/>
      </w:r>
      <w:r>
        <w:t>Product-specific checks for exchange sets?</w:t>
      </w:r>
    </w:p>
  </w:comment>
  <w:comment w:id="517" w:author="Raphael Malyankar" w:date="2024-10-01T12:07:00Z" w:initials="rmm">
    <w:p w14:paraId="0067DDA3" w14:textId="52B7BCA1" w:rsidR="00F80E4E" w:rsidRDefault="00F80E4E">
      <w:pPr>
        <w:pStyle w:val="CommentText"/>
      </w:pPr>
      <w:bookmarkStart w:id="519" w:name="_Hlk184244538"/>
      <w:bookmarkStart w:id="520" w:name="_Hlk184244539"/>
      <w:r>
        <w:rPr>
          <w:rStyle w:val="CommentReference"/>
        </w:rPr>
        <w:annotationRef/>
      </w:r>
      <w:r w:rsidRPr="001D7811">
        <w:t>Not applicable? Are checks for conforming to product-specific constraints covered by a generically-phrased S-100 check?</w:t>
      </w:r>
      <w:bookmarkEnd w:id="519"/>
      <w:bookmarkEnd w:id="520"/>
    </w:p>
  </w:comment>
  <w:comment w:id="568" w:author="Stacy Timothy -Ed- E Jr NGA-SFHPQ USA CIV" w:date="2026-03-27T13:27:00Z" w:initials="STEEJNSUC">
    <w:p w14:paraId="5EE512BF" w14:textId="77777777" w:rsidR="00E57787" w:rsidRDefault="00E57787" w:rsidP="00E57787">
      <w:pPr>
        <w:pStyle w:val="CommentText"/>
        <w:jc w:val="left"/>
      </w:pPr>
      <w:r>
        <w:rPr>
          <w:rStyle w:val="CommentReference"/>
        </w:rPr>
        <w:annotationRef/>
      </w:r>
      <w:r>
        <w:t>Yes all checks can only produce a warning classification, but does that need to be spelled out in paragraph 7</w:t>
      </w:r>
    </w:p>
  </w:comment>
  <w:comment w:id="589" w:author="Stacy Timothy -Ed- E Jr NGA-SFHPQ USA CIV" w:date="2026-03-27T13:30:00Z" w:initials="STEEJNSUC">
    <w:p w14:paraId="0812D8BA" w14:textId="77777777" w:rsidR="00E57787" w:rsidRDefault="00E57787" w:rsidP="00E57787">
      <w:pPr>
        <w:pStyle w:val="CommentText"/>
        <w:jc w:val="left"/>
      </w:pPr>
      <w:r>
        <w:rPr>
          <w:rStyle w:val="CommentReference"/>
        </w:rPr>
        <w:annotationRef/>
      </w:r>
      <w:r>
        <w:t>Can we just default to the language within S-158 and delete this line?</w:t>
      </w:r>
    </w:p>
  </w:comment>
  <w:comment w:id="594" w:author="Raphael Malyankar" w:date="2024-12-04T22:09:00Z" w:initials="rmm">
    <w:p w14:paraId="1BCD395E" w14:textId="2C5C09D8" w:rsidR="009E1232" w:rsidRDefault="009E1232">
      <w:pPr>
        <w:pStyle w:val="CommentText"/>
      </w:pPr>
      <w:r>
        <w:rPr>
          <w:rStyle w:val="CommentReference"/>
        </w:rPr>
        <w:annotationRef/>
      </w:r>
      <w:r>
        <w:t>PT to adapt this section depending on how the checks are actually released, e.g., as an Annex to this document, a separate Excel fiel,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233C71" w15:done="0"/>
  <w15:commentEx w15:paraId="2080BCF4" w15:done="0"/>
  <w15:commentEx w15:paraId="16C0623A" w15:done="0"/>
  <w15:commentEx w15:paraId="2AB897DB" w15:paraIdParent="16C0623A" w15:done="0"/>
  <w15:commentEx w15:paraId="60DECEF2" w15:done="0"/>
  <w15:commentEx w15:paraId="335606A0" w15:done="1"/>
  <w15:commentEx w15:paraId="7A095032" w15:done="0"/>
  <w15:commentEx w15:paraId="5E75D8ED" w15:done="0"/>
  <w15:commentEx w15:paraId="6D3B26B1" w15:paraIdParent="5E75D8ED" w15:done="0"/>
  <w15:commentEx w15:paraId="1057D043" w15:done="0"/>
  <w15:commentEx w15:paraId="07FB1DF3" w15:paraIdParent="1057D043" w15:done="0"/>
  <w15:commentEx w15:paraId="354BF733" w15:done="0"/>
  <w15:commentEx w15:paraId="0067DDA3" w15:done="0"/>
  <w15:commentEx w15:paraId="5EE512BF" w15:done="0"/>
  <w15:commentEx w15:paraId="0812D8BA" w15:done="0"/>
  <w15:commentEx w15:paraId="1BCD39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CADBBC" w16cex:dateUtc="2024-10-11T22:23:00Z"/>
  <w16cex:commentExtensible w16cex:durableId="387F3202" w16cex:dateUtc="2024-10-01T19:03:00Z"/>
  <w16cex:commentExtensible w16cex:durableId="58956C6F" w16cex:dateUtc="2024-08-07T07:12:00Z"/>
  <w16cex:commentExtensible w16cex:durableId="464DA9A3" w16cex:dateUtc="2024-09-24T22:48:00Z"/>
  <w16cex:commentExtensible w16cex:durableId="0467F98F" w16cex:dateUtc="2026-03-27T17:20:00Z"/>
  <w16cex:commentExtensible w16cex:durableId="162768FB" w16cex:dateUtc="2024-10-11T23:19:00Z"/>
  <w16cex:commentExtensible w16cex:durableId="3E150EED" w16cex:dateUtc="2024-12-05T05:21:00Z"/>
  <w16cex:commentExtensible w16cex:durableId="1D4864A4" w16cex:dateUtc="2024-10-08T02:03:00Z"/>
  <w16cex:commentExtensible w16cex:durableId="732E1A3A" w16cex:dateUtc="2024-12-05T05:11:00Z"/>
  <w16cex:commentExtensible w16cex:durableId="7C4FEC58" w16cex:dateUtc="2024-09-24T22:49:00Z"/>
  <w16cex:commentExtensible w16cex:durableId="5AED4459" w16cex:dateUtc="2024-09-24T23:06:00Z"/>
  <w16cex:commentExtensible w16cex:durableId="5EDEAEB3" w16cex:dateUtc="2026-03-27T17:26:00Z"/>
  <w16cex:commentExtensible w16cex:durableId="215C24D2" w16cex:dateUtc="2024-10-01T19:07:00Z"/>
  <w16cex:commentExtensible w16cex:durableId="40420C48" w16cex:dateUtc="2026-03-27T17:27:00Z"/>
  <w16cex:commentExtensible w16cex:durableId="509E9AFA" w16cex:dateUtc="2026-03-27T17:30:00Z"/>
  <w16cex:commentExtensible w16cex:durableId="4B329E72" w16cex:dateUtc="2024-12-05T0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233C71" w16cid:durableId="41CADBBC"/>
  <w16cid:commentId w16cid:paraId="2080BCF4" w16cid:durableId="387F3202"/>
  <w16cid:commentId w16cid:paraId="16C0623A" w16cid:durableId="58956C6F"/>
  <w16cid:commentId w16cid:paraId="2AB897DB" w16cid:durableId="464DA9A3"/>
  <w16cid:commentId w16cid:paraId="60DECEF2" w16cid:durableId="0467F98F"/>
  <w16cid:commentId w16cid:paraId="335606A0" w16cid:durableId="162768FB"/>
  <w16cid:commentId w16cid:paraId="7A095032" w16cid:durableId="3E150EED"/>
  <w16cid:commentId w16cid:paraId="5E75D8ED" w16cid:durableId="1D4864A4"/>
  <w16cid:commentId w16cid:paraId="6D3B26B1" w16cid:durableId="732E1A3A"/>
  <w16cid:commentId w16cid:paraId="1057D043" w16cid:durableId="7C4FEC58"/>
  <w16cid:commentId w16cid:paraId="07FB1DF3" w16cid:durableId="5AED4459"/>
  <w16cid:commentId w16cid:paraId="354BF733" w16cid:durableId="5EDEAEB3"/>
  <w16cid:commentId w16cid:paraId="0067DDA3" w16cid:durableId="215C24D2"/>
  <w16cid:commentId w16cid:paraId="5EE512BF" w16cid:durableId="40420C48"/>
  <w16cid:commentId w16cid:paraId="0812D8BA" w16cid:durableId="509E9AFA"/>
  <w16cid:commentId w16cid:paraId="1BCD395E" w16cid:durableId="4B329E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FA935" w14:textId="77777777" w:rsidR="00524F4D" w:rsidRDefault="00524F4D" w:rsidP="003B41C3">
      <w:pPr>
        <w:spacing w:line="240" w:lineRule="auto"/>
      </w:pPr>
      <w:r>
        <w:separator/>
      </w:r>
    </w:p>
  </w:endnote>
  <w:endnote w:type="continuationSeparator" w:id="0">
    <w:p w14:paraId="5101BE58" w14:textId="77777777" w:rsidR="00524F4D" w:rsidRDefault="00524F4D"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Segoe Print"/>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7F48C2F3" w:rsidR="009D0E32" w:rsidRPr="00B90C51" w:rsidRDefault="009D0E32" w:rsidP="00343120">
    <w:pPr>
      <w:pStyle w:val="Footer"/>
      <w:tabs>
        <w:tab w:val="center" w:pos="4395"/>
        <w:tab w:val="right" w:pos="8931"/>
      </w:tabs>
      <w:spacing w:after="0"/>
      <w:jc w:val="center"/>
      <w:rPr>
        <w:rFonts w:ascii="Arial" w:hAnsi="Arial" w:cs="Arial"/>
        <w:sz w:val="16"/>
      </w:rPr>
    </w:pPr>
    <w:r w:rsidRPr="00B90C51">
      <w:rPr>
        <w:rFonts w:ascii="Arial" w:hAnsi="Arial" w:cs="Arial"/>
        <w:sz w:val="16"/>
      </w:rPr>
      <w:t>S-1</w:t>
    </w:r>
    <w:r w:rsidR="00723E95">
      <w:rPr>
        <w:rFonts w:ascii="Arial" w:hAnsi="Arial" w:cs="Arial"/>
        <w:sz w:val="16"/>
      </w:rPr>
      <w:t>58</w:t>
    </w:r>
    <w:r w:rsidR="00DA1A11">
      <w:rPr>
        <w:rFonts w:ascii="Arial" w:hAnsi="Arial" w:cs="Arial"/>
        <w:sz w:val="16"/>
      </w:rPr>
      <w:t>:</w:t>
    </w:r>
    <w:del w:id="123" w:author="Raphael Malyankar" w:date="2024-12-04T22:01:00Z" w16du:dateUtc="2024-12-05T05:01:00Z">
      <w:r w:rsidR="00DA1A11" w:rsidDel="001400B6">
        <w:rPr>
          <w:rFonts w:ascii="Arial" w:hAnsi="Arial" w:cs="Arial"/>
          <w:sz w:val="16"/>
        </w:rPr>
        <w:delText>1</w:delText>
      </w:r>
      <w:r w:rsidR="00215A58" w:rsidDel="001400B6">
        <w:rPr>
          <w:rFonts w:ascii="Arial" w:hAnsi="Arial" w:cs="Arial"/>
          <w:sz w:val="16"/>
        </w:rPr>
        <w:delText>2</w:delText>
      </w:r>
      <w:r w:rsidR="001C137B" w:rsidDel="001400B6">
        <w:rPr>
          <w:rFonts w:ascii="Arial" w:hAnsi="Arial" w:cs="Arial"/>
          <w:sz w:val="16"/>
        </w:rPr>
        <w:delText>4</w:delText>
      </w:r>
      <w:r w:rsidDel="001400B6">
        <w:rPr>
          <w:rFonts w:ascii="Arial" w:hAnsi="Arial" w:cs="Arial"/>
          <w:sz w:val="16"/>
        </w:rPr>
        <w:ptab w:relativeTo="margin" w:alignment="center" w:leader="none"/>
      </w:r>
      <w:r w:rsidR="001C137B" w:rsidDel="001400B6">
        <w:rPr>
          <w:rFonts w:ascii="Arial" w:hAnsi="Arial" w:cs="Arial"/>
          <w:sz w:val="16"/>
        </w:rPr>
        <w:delText>October</w:delText>
      </w:r>
      <w:r w:rsidR="002D2E7B" w:rsidDel="001400B6">
        <w:rPr>
          <w:rFonts w:ascii="Arial" w:hAnsi="Arial" w:cs="Arial"/>
          <w:sz w:val="16"/>
        </w:rPr>
        <w:delText xml:space="preserve"> </w:delText>
      </w:r>
    </w:del>
    <w:ins w:id="124" w:author="Raphael Malyankar" w:date="2024-12-04T22:01:00Z" w16du:dateUtc="2024-12-05T05:01:00Z">
      <w:r w:rsidR="001400B6">
        <w:rPr>
          <w:rFonts w:ascii="Arial" w:hAnsi="Arial" w:cs="Arial"/>
          <w:sz w:val="16"/>
        </w:rPr>
        <w:t>124</w:t>
      </w:r>
      <w:r w:rsidR="001400B6">
        <w:rPr>
          <w:rFonts w:ascii="Arial" w:hAnsi="Arial" w:cs="Arial"/>
          <w:sz w:val="16"/>
        </w:rPr>
        <w:ptab w:relativeTo="margin" w:alignment="center" w:leader="none"/>
      </w:r>
      <w:r w:rsidR="001400B6">
        <w:rPr>
          <w:rFonts w:ascii="Arial" w:hAnsi="Arial" w:cs="Arial"/>
          <w:sz w:val="16"/>
        </w:rPr>
        <w:t xml:space="preserve">December </w:t>
      </w:r>
    </w:ins>
    <w:r w:rsidR="002D2E7B">
      <w:rPr>
        <w:rFonts w:ascii="Arial" w:hAnsi="Arial" w:cs="Arial"/>
        <w:sz w:val="16"/>
      </w:rPr>
      <w:t>2024</w:t>
    </w:r>
    <w:r>
      <w:rPr>
        <w:rFonts w:ascii="Arial" w:hAnsi="Arial" w:cs="Arial"/>
        <w:sz w:val="16"/>
      </w:rPr>
      <w:ptab w:relativeTo="margin" w:alignment="right" w:leader="none"/>
    </w:r>
    <w:r w:rsidRPr="00B90C51">
      <w:rPr>
        <w:rFonts w:ascii="Arial" w:hAnsi="Arial" w:cs="Arial"/>
        <w:sz w:val="16"/>
      </w:rPr>
      <w:t xml:space="preserve">Edition </w:t>
    </w:r>
    <w:r w:rsidR="00723E95">
      <w:rPr>
        <w:rFonts w:ascii="Arial" w:hAnsi="Arial" w:cs="Arial"/>
        <w:sz w:val="16"/>
      </w:rPr>
      <w:t>0.</w:t>
    </w:r>
    <w:ins w:id="125" w:author="Raphael Malyankar" w:date="2024-12-04T22:01:00Z" w16du:dateUtc="2024-12-05T05:01:00Z">
      <w:r w:rsidR="001400B6">
        <w:rPr>
          <w:rFonts w:ascii="Arial" w:hAnsi="Arial" w:cs="Arial"/>
          <w:sz w:val="16"/>
        </w:rPr>
        <w:t>2</w:t>
      </w:r>
    </w:ins>
    <w:del w:id="126" w:author="Raphael Malyankar" w:date="2024-12-04T22:01:00Z" w16du:dateUtc="2024-12-05T05:01:00Z">
      <w:r w:rsidR="00215A58" w:rsidDel="001400B6">
        <w:rPr>
          <w:rFonts w:ascii="Arial" w:hAnsi="Arial" w:cs="Arial"/>
          <w:sz w:val="16"/>
        </w:rPr>
        <w:delText>1</w:delText>
      </w:r>
    </w:del>
    <w:r w:rsidR="00723E95">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08540ED5" w:rsidR="009D0E32" w:rsidRPr="00B90C51" w:rsidRDefault="009D0E32" w:rsidP="00B943EE">
    <w:pPr>
      <w:pStyle w:val="Footer"/>
      <w:tabs>
        <w:tab w:val="center" w:pos="4395"/>
        <w:tab w:val="right" w:pos="8931"/>
      </w:tabs>
      <w:spacing w:after="0"/>
      <w:jc w:val="center"/>
      <w:rPr>
        <w:rFonts w:ascii="Arial" w:hAnsi="Arial" w:cs="Arial"/>
        <w:sz w:val="16"/>
      </w:rPr>
    </w:pPr>
    <w:r w:rsidRPr="00B90C51">
      <w:rPr>
        <w:rFonts w:ascii="Arial" w:hAnsi="Arial" w:cs="Arial"/>
        <w:sz w:val="16"/>
      </w:rPr>
      <w:t>S-1</w:t>
    </w:r>
    <w:r w:rsidR="00723E95">
      <w:rPr>
        <w:rFonts w:ascii="Arial" w:hAnsi="Arial" w:cs="Arial"/>
        <w:sz w:val="16"/>
      </w:rPr>
      <w:t>58</w:t>
    </w:r>
    <w:r w:rsidR="00DA1A11">
      <w:rPr>
        <w:rFonts w:ascii="Arial" w:hAnsi="Arial" w:cs="Arial"/>
        <w:sz w:val="16"/>
      </w:rPr>
      <w:t>:1</w:t>
    </w:r>
    <w:r w:rsidR="007906A9">
      <w:rPr>
        <w:rFonts w:ascii="Arial" w:hAnsi="Arial" w:cs="Arial"/>
        <w:sz w:val="16"/>
      </w:rPr>
      <w:t>2</w:t>
    </w:r>
    <w:r w:rsidR="00757F2D">
      <w:rPr>
        <w:rFonts w:ascii="Arial" w:hAnsi="Arial" w:cs="Arial"/>
        <w:sz w:val="16"/>
      </w:rPr>
      <w:t>4</w:t>
    </w:r>
    <w:r>
      <w:rPr>
        <w:rFonts w:ascii="Arial" w:hAnsi="Arial" w:cs="Arial"/>
        <w:sz w:val="16"/>
      </w:rPr>
      <w:ptab w:relativeTo="margin" w:alignment="center" w:leader="none"/>
    </w:r>
    <w:ins w:id="127" w:author="Raphael Malyankar" w:date="2024-12-04T22:01:00Z" w16du:dateUtc="2024-12-05T05:01:00Z">
      <w:r w:rsidR="001400B6">
        <w:rPr>
          <w:rFonts w:ascii="Arial" w:hAnsi="Arial" w:cs="Arial"/>
          <w:sz w:val="16"/>
        </w:rPr>
        <w:t xml:space="preserve">December </w:t>
      </w:r>
    </w:ins>
    <w:del w:id="128" w:author="Raphael Malyankar" w:date="2024-12-04T22:01:00Z" w16du:dateUtc="2024-12-05T05:01:00Z">
      <w:r w:rsidR="00DA1A11" w:rsidDel="001400B6">
        <w:rPr>
          <w:rFonts w:ascii="Arial" w:hAnsi="Arial" w:cs="Arial"/>
          <w:sz w:val="16"/>
        </w:rPr>
        <w:delText>September</w:delText>
      </w:r>
    </w:del>
    <w:r>
      <w:rPr>
        <w:rFonts w:ascii="Arial" w:hAnsi="Arial" w:cs="Arial"/>
        <w:sz w:val="16"/>
      </w:rPr>
      <w:t xml:space="preserve"> 202</w:t>
    </w:r>
    <w:r w:rsidR="009A634F">
      <w:rPr>
        <w:rFonts w:ascii="Arial" w:hAnsi="Arial" w:cs="Arial"/>
        <w:sz w:val="16"/>
      </w:rPr>
      <w:t>4</w:t>
    </w:r>
    <w:r>
      <w:rPr>
        <w:rFonts w:ascii="Arial" w:hAnsi="Arial" w:cs="Arial"/>
        <w:sz w:val="16"/>
      </w:rPr>
      <w:ptab w:relativeTo="margin" w:alignment="right" w:leader="none"/>
    </w:r>
    <w:r w:rsidRPr="00B90C51">
      <w:rPr>
        <w:rFonts w:ascii="Arial" w:hAnsi="Arial" w:cs="Arial"/>
        <w:sz w:val="16"/>
      </w:rPr>
      <w:t xml:space="preserve">Edition </w:t>
    </w:r>
    <w:r w:rsidR="00723E95">
      <w:rPr>
        <w:rFonts w:ascii="Arial" w:hAnsi="Arial" w:cs="Arial"/>
        <w:sz w:val="16"/>
      </w:rPr>
      <w:t>0.</w:t>
    </w:r>
    <w:ins w:id="129" w:author="Raphael Malyankar" w:date="2024-12-04T22:01:00Z" w16du:dateUtc="2024-12-05T05:01:00Z">
      <w:r w:rsidR="001400B6">
        <w:rPr>
          <w:rFonts w:ascii="Arial" w:hAnsi="Arial" w:cs="Arial"/>
          <w:sz w:val="16"/>
        </w:rPr>
        <w:t>2</w:t>
      </w:r>
    </w:ins>
    <w:del w:id="130" w:author="Raphael Malyankar" w:date="2024-12-04T22:01:00Z" w16du:dateUtc="2024-12-05T05:01:00Z">
      <w:r w:rsidR="007906A9" w:rsidDel="001400B6">
        <w:rPr>
          <w:rFonts w:ascii="Arial" w:hAnsi="Arial" w:cs="Arial"/>
          <w:sz w:val="16"/>
        </w:rPr>
        <w:delText>1</w:delText>
      </w:r>
    </w:del>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3732C5BB" w:rsidR="009D0E32" w:rsidRPr="003C4461" w:rsidRDefault="009D0E32" w:rsidP="00E04BD2">
    <w:pPr>
      <w:tabs>
        <w:tab w:val="center" w:pos="4536"/>
        <w:tab w:val="right" w:pos="9072"/>
      </w:tabs>
      <w:spacing w:after="0" w:line="220" w:lineRule="exact"/>
      <w:rPr>
        <w:rFonts w:cs="Arial"/>
        <w:sz w:val="16"/>
      </w:rPr>
    </w:pPr>
    <w:r w:rsidRPr="003C4461">
      <w:rPr>
        <w:rFonts w:cs="Arial"/>
        <w:sz w:val="16"/>
      </w:rPr>
      <w:t>S-1</w:t>
    </w:r>
    <w:r w:rsidR="00723E95">
      <w:rPr>
        <w:rFonts w:cs="Arial"/>
        <w:sz w:val="16"/>
      </w:rPr>
      <w:t>58</w:t>
    </w:r>
    <w:r w:rsidR="00DA1A11">
      <w:rPr>
        <w:rFonts w:cs="Arial"/>
        <w:sz w:val="16"/>
      </w:rPr>
      <w:t>:1</w:t>
    </w:r>
    <w:r w:rsidR="007906A9">
      <w:rPr>
        <w:rFonts w:cs="Arial"/>
        <w:sz w:val="16"/>
      </w:rPr>
      <w:t>2</w:t>
    </w:r>
    <w:r w:rsidR="001C137B">
      <w:rPr>
        <w:rFonts w:cs="Arial"/>
        <w:sz w:val="16"/>
      </w:rPr>
      <w:t>4</w:t>
    </w:r>
    <w:r w:rsidRPr="003C4461">
      <w:rPr>
        <w:rFonts w:cs="Arial"/>
        <w:sz w:val="16"/>
      </w:rPr>
      <w:tab/>
    </w:r>
    <w:ins w:id="608" w:author="Raphael Malyankar" w:date="2024-12-04T22:02:00Z" w16du:dateUtc="2024-12-05T05:02:00Z">
      <w:r w:rsidR="001400B6">
        <w:rPr>
          <w:rFonts w:cs="Arial"/>
          <w:sz w:val="16"/>
        </w:rPr>
        <w:t>December</w:t>
      </w:r>
    </w:ins>
    <w:del w:id="609" w:author="Raphael Malyankar" w:date="2024-12-04T22:02:00Z" w16du:dateUtc="2024-12-05T05:02:00Z">
      <w:r w:rsidR="001C137B" w:rsidDel="001400B6">
        <w:rPr>
          <w:rFonts w:cs="Arial"/>
          <w:sz w:val="16"/>
        </w:rPr>
        <w:delText>October</w:delText>
      </w:r>
    </w:del>
    <w:r w:rsidR="00E87670">
      <w:rPr>
        <w:rFonts w:cs="Arial"/>
        <w:sz w:val="16"/>
      </w:rPr>
      <w:t xml:space="preserve"> </w:t>
    </w:r>
    <w:r w:rsidR="002D2E7B">
      <w:rPr>
        <w:rFonts w:cs="Arial"/>
        <w:sz w:val="16"/>
      </w:rPr>
      <w:t>2024</w:t>
    </w:r>
    <w:r w:rsidRPr="003C4461">
      <w:rPr>
        <w:rFonts w:cs="Arial"/>
        <w:sz w:val="16"/>
      </w:rPr>
      <w:tab/>
      <w:t xml:space="preserve">Edition </w:t>
    </w:r>
    <w:r w:rsidR="00723E95">
      <w:rPr>
        <w:rFonts w:cs="Arial"/>
        <w:sz w:val="16"/>
      </w:rPr>
      <w:t>0.</w:t>
    </w:r>
    <w:ins w:id="610" w:author="Raphael Malyankar" w:date="2024-12-04T22:02:00Z" w16du:dateUtc="2024-12-05T05:02:00Z">
      <w:r w:rsidR="001400B6">
        <w:rPr>
          <w:rFonts w:cs="Arial"/>
          <w:sz w:val="16"/>
        </w:rPr>
        <w:t>2</w:t>
      </w:r>
    </w:ins>
    <w:del w:id="611" w:author="Raphael Malyankar" w:date="2024-12-04T22:02:00Z" w16du:dateUtc="2024-12-05T05:02:00Z">
      <w:r w:rsidR="007906A9" w:rsidDel="001400B6">
        <w:rPr>
          <w:rFonts w:cs="Arial"/>
          <w:sz w:val="16"/>
        </w:rPr>
        <w:delText>1</w:delText>
      </w:r>
    </w:del>
    <w:r w:rsidR="00723E95">
      <w:rPr>
        <w:rFonts w:cs="Arial"/>
        <w:sz w:val="16"/>
      </w:rPr>
      <w:t>.</w:t>
    </w:r>
    <w:r w:rsidR="002D2E7B">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28E6BA24" w:rsidR="009D0E32" w:rsidRPr="004115CF" w:rsidRDefault="009D0E32" w:rsidP="00E04BD2">
    <w:pPr>
      <w:tabs>
        <w:tab w:val="center" w:pos="4536"/>
        <w:tab w:val="right" w:pos="9072"/>
      </w:tabs>
      <w:spacing w:after="0" w:line="220" w:lineRule="exact"/>
      <w:rPr>
        <w:rFonts w:cs="Arial"/>
        <w:sz w:val="16"/>
      </w:rPr>
    </w:pPr>
    <w:r w:rsidRPr="004115CF">
      <w:rPr>
        <w:rFonts w:cs="Arial"/>
        <w:sz w:val="16"/>
      </w:rPr>
      <w:t>S-1</w:t>
    </w:r>
    <w:r w:rsidR="00723E95">
      <w:rPr>
        <w:rFonts w:cs="Arial"/>
        <w:sz w:val="16"/>
      </w:rPr>
      <w:t>58</w:t>
    </w:r>
    <w:r w:rsidR="00DA1A11">
      <w:rPr>
        <w:rFonts w:cs="Arial"/>
        <w:sz w:val="16"/>
      </w:rPr>
      <w:t>:1</w:t>
    </w:r>
    <w:r w:rsidR="007906A9">
      <w:rPr>
        <w:rFonts w:cs="Arial"/>
        <w:sz w:val="16"/>
      </w:rPr>
      <w:t>2</w:t>
    </w:r>
    <w:r w:rsidR="001C137B">
      <w:rPr>
        <w:rFonts w:cs="Arial"/>
        <w:sz w:val="16"/>
      </w:rPr>
      <w:t>4</w:t>
    </w:r>
    <w:r w:rsidRPr="004115CF">
      <w:rPr>
        <w:rFonts w:cs="Arial"/>
        <w:sz w:val="16"/>
      </w:rPr>
      <w:tab/>
    </w:r>
    <w:ins w:id="612" w:author="Stacy Timothy -Ed- E Jr NGA-SFHPQ USA CIV [2]" w:date="2026-06-16T15:36:00Z" w16du:dateUtc="2026-06-16T19:36:00Z">
      <w:r w:rsidR="002C1A6D">
        <w:rPr>
          <w:rFonts w:cs="Arial"/>
          <w:sz w:val="16"/>
        </w:rPr>
        <w:t>June</w:t>
      </w:r>
    </w:ins>
    <w:ins w:id="613" w:author="Raphael Malyankar" w:date="2024-12-04T22:02:00Z" w16du:dateUtc="2024-12-05T05:02:00Z">
      <w:del w:id="614" w:author="Stacy Timothy -Ed- E Jr NGA-SFHPQ USA CIV [2]" w:date="2026-06-16T15:36:00Z" w16du:dateUtc="2026-06-16T19:36:00Z">
        <w:r w:rsidR="001400B6" w:rsidDel="002C1A6D">
          <w:rPr>
            <w:rFonts w:cs="Arial"/>
            <w:sz w:val="16"/>
          </w:rPr>
          <w:delText>December</w:delText>
        </w:r>
      </w:del>
    </w:ins>
    <w:del w:id="615" w:author="Raphael Malyankar" w:date="2024-12-04T22:02:00Z" w16du:dateUtc="2024-12-05T05:02:00Z">
      <w:r w:rsidR="001C137B" w:rsidDel="001400B6">
        <w:rPr>
          <w:rFonts w:cs="Arial"/>
          <w:sz w:val="16"/>
        </w:rPr>
        <w:delText>October</w:delText>
      </w:r>
    </w:del>
    <w:r w:rsidR="002D2E7B">
      <w:rPr>
        <w:rFonts w:cs="Arial"/>
        <w:sz w:val="16"/>
      </w:rPr>
      <w:t xml:space="preserve"> 202</w:t>
    </w:r>
    <w:del w:id="616" w:author="Stacy Timothy -Ed- E Jr NGA-SFHPQ USA CIV [2]" w:date="2026-06-16T15:36:00Z" w16du:dateUtc="2026-06-16T19:36:00Z">
      <w:r w:rsidR="002D2E7B" w:rsidDel="002C1A6D">
        <w:rPr>
          <w:rFonts w:cs="Arial"/>
          <w:sz w:val="16"/>
        </w:rPr>
        <w:delText>4</w:delText>
      </w:r>
    </w:del>
    <w:ins w:id="617" w:author="Stacy Timothy -Ed- E Jr NGA-SFHPQ USA CIV [2]" w:date="2026-06-16T15:36:00Z" w16du:dateUtc="2026-06-16T19:36:00Z">
      <w:r w:rsidR="002C1A6D">
        <w:rPr>
          <w:rFonts w:cs="Arial"/>
          <w:sz w:val="16"/>
        </w:rPr>
        <w:t>6</w:t>
      </w:r>
    </w:ins>
    <w:r w:rsidRPr="004115CF">
      <w:rPr>
        <w:rFonts w:cs="Arial"/>
        <w:sz w:val="16"/>
      </w:rPr>
      <w:tab/>
      <w:t xml:space="preserve">Edition </w:t>
    </w:r>
    <w:del w:id="618" w:author="Stacy Timothy -Ed- E Jr NGA-SFHPQ USA CIV [2]" w:date="2026-06-16T15:36:00Z" w16du:dateUtc="2026-06-16T19:36:00Z">
      <w:r w:rsidR="00723E95" w:rsidDel="002C1A6D">
        <w:rPr>
          <w:rFonts w:cs="Arial"/>
          <w:sz w:val="16"/>
        </w:rPr>
        <w:delText>0</w:delText>
      </w:r>
    </w:del>
    <w:ins w:id="619" w:author="Stacy Timothy -Ed- E Jr NGA-SFHPQ USA CIV [2]" w:date="2026-06-16T15:36:00Z" w16du:dateUtc="2026-06-16T19:36:00Z">
      <w:r w:rsidR="002C1A6D">
        <w:rPr>
          <w:rFonts w:cs="Arial"/>
          <w:sz w:val="16"/>
        </w:rPr>
        <w:t>1</w:t>
      </w:r>
    </w:ins>
    <w:r w:rsidR="00723E95">
      <w:rPr>
        <w:rFonts w:cs="Arial"/>
        <w:sz w:val="16"/>
      </w:rPr>
      <w:t>.</w:t>
    </w:r>
    <w:ins w:id="620" w:author="Stacy Timothy -Ed- E Jr NGA-SFHPQ USA CIV [2]" w:date="2026-06-16T15:36:00Z" w16du:dateUtc="2026-06-16T19:36:00Z">
      <w:r w:rsidR="002C1A6D">
        <w:rPr>
          <w:rFonts w:cs="Arial"/>
          <w:sz w:val="16"/>
        </w:rPr>
        <w:t>0</w:t>
      </w:r>
    </w:ins>
    <w:ins w:id="621" w:author="Raphael Malyankar" w:date="2024-12-04T22:02:00Z" w16du:dateUtc="2024-12-05T05:02:00Z">
      <w:del w:id="622" w:author="Stacy Timothy -Ed- E Jr NGA-SFHPQ USA CIV [2]" w:date="2026-06-16T15:36:00Z" w16du:dateUtc="2026-06-16T19:36:00Z">
        <w:r w:rsidR="001400B6" w:rsidDel="002C1A6D">
          <w:rPr>
            <w:rFonts w:cs="Arial"/>
            <w:sz w:val="16"/>
          </w:rPr>
          <w:delText>2</w:delText>
        </w:r>
      </w:del>
    </w:ins>
    <w:del w:id="623" w:author="Raphael Malyankar" w:date="2024-12-04T22:02:00Z" w16du:dateUtc="2024-12-05T05:02:00Z">
      <w:r w:rsidR="007906A9" w:rsidDel="001400B6">
        <w:rPr>
          <w:rFonts w:cs="Arial"/>
          <w:sz w:val="16"/>
        </w:rPr>
        <w:delText>1</w:delText>
      </w:r>
    </w:del>
    <w:r w:rsidR="002D2E7B">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5AA3" w14:textId="77777777" w:rsidR="00524F4D" w:rsidRDefault="00524F4D" w:rsidP="003B41C3">
      <w:pPr>
        <w:spacing w:line="240" w:lineRule="auto"/>
      </w:pPr>
      <w:r>
        <w:separator/>
      </w:r>
    </w:p>
  </w:footnote>
  <w:footnote w:type="continuationSeparator" w:id="0">
    <w:p w14:paraId="582BC85D" w14:textId="77777777" w:rsidR="00524F4D" w:rsidRDefault="00524F4D"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058E1D59"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r>
    <w:r w:rsidR="001C137B">
      <w:rPr>
        <w:rFonts w:eastAsia="Times New Roman" w:cs="Arial"/>
        <w:sz w:val="16"/>
        <w:szCs w:val="16"/>
        <w:lang w:val="en-US" w:eastAsia="en-US"/>
      </w:rPr>
      <w:t xml:space="preserve">NAVWARN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380897D4"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sidR="001C137B">
      <w:rPr>
        <w:rStyle w:val="PageNumber"/>
        <w:sz w:val="16"/>
        <w:szCs w:val="16"/>
        <w:lang w:val="en-US"/>
      </w:rPr>
      <w:t>NAVWARN</w:t>
    </w:r>
    <w:r w:rsidR="00DA1A11">
      <w:rPr>
        <w:rStyle w:val="PageNumber"/>
        <w:sz w:val="16"/>
        <w:szCs w:val="16"/>
        <w:lang w:val="en-US"/>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329FCF3B"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r>
    <w:r w:rsidR="001C137B">
      <w:rPr>
        <w:rFonts w:eastAsia="Times New Roman" w:cs="Arial"/>
        <w:sz w:val="16"/>
        <w:szCs w:val="16"/>
        <w:lang w:val="en-US" w:eastAsia="en-US"/>
      </w:rPr>
      <w:t>NAVWARN</w:t>
    </w:r>
    <w:r w:rsidR="00A61EE2">
      <w:rPr>
        <w:rFonts w:eastAsia="Times New Roman" w:cs="Arial"/>
        <w:sz w:val="16"/>
        <w:szCs w:val="16"/>
        <w:lang w:val="en-US" w:eastAsia="en-US"/>
      </w:rPr>
      <w:t xml:space="preserve"> </w:t>
    </w:r>
    <w:r w:rsidR="00723E95">
      <w:rPr>
        <w:rFonts w:eastAsia="Times New Roman" w:cs="Arial"/>
        <w:sz w:val="16"/>
        <w:szCs w:val="16"/>
        <w:lang w:val="en-US" w:eastAsia="en-US"/>
      </w:rPr>
      <w:t>Validation Checks</w:t>
    </w:r>
    <w:r>
      <w:rPr>
        <w:rFonts w:eastAsia="Times New Roman" w:cs="Arial"/>
        <w:sz w:val="16"/>
        <w:szCs w:val="16"/>
        <w:lang w:val="en-US"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37DDD06B"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sidR="001C137B">
      <w:rPr>
        <w:rStyle w:val="PageNumber"/>
        <w:sz w:val="16"/>
        <w:szCs w:val="16"/>
      </w:rPr>
      <w:t>NAVWARN</w:t>
    </w:r>
    <w:r w:rsidR="00DA1A11">
      <w:rPr>
        <w:rStyle w:val="PageNumber"/>
        <w:sz w:val="16"/>
        <w:szCs w:val="16"/>
      </w:rPr>
      <w:t xml:space="preserve"> </w:t>
    </w:r>
    <w:r w:rsidR="00723E95">
      <w:rPr>
        <w:rFonts w:eastAsia="Times New Roman" w:cs="Arial"/>
        <w:sz w:val="16"/>
        <w:szCs w:val="16"/>
        <w:lang w:val="en-US" w:eastAsia="en-US"/>
      </w:rPr>
      <w:t>Validation Checks</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8"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1"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3" w15:restartNumberingAfterBreak="0">
    <w:nsid w:val="35B75B3B"/>
    <w:multiLevelType w:val="hybridMultilevel"/>
    <w:tmpl w:val="51DA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3"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5"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662003426">
    <w:abstractNumId w:val="8"/>
  </w:num>
  <w:num w:numId="2" w16cid:durableId="275262416">
    <w:abstractNumId w:val="25"/>
  </w:num>
  <w:num w:numId="3" w16cid:durableId="1200554153">
    <w:abstractNumId w:val="20"/>
  </w:num>
  <w:num w:numId="4" w16cid:durableId="26874917">
    <w:abstractNumId w:val="10"/>
  </w:num>
  <w:num w:numId="5" w16cid:durableId="1291784043">
    <w:abstractNumId w:val="7"/>
  </w:num>
  <w:num w:numId="6" w16cid:durableId="929847732">
    <w:abstractNumId w:val="17"/>
  </w:num>
  <w:num w:numId="7" w16cid:durableId="1921057094">
    <w:abstractNumId w:val="11"/>
  </w:num>
  <w:num w:numId="8" w16cid:durableId="1738239562">
    <w:abstractNumId w:val="19"/>
  </w:num>
  <w:num w:numId="9" w16cid:durableId="1054891756">
    <w:abstractNumId w:val="21"/>
  </w:num>
  <w:num w:numId="10" w16cid:durableId="29578547">
    <w:abstractNumId w:val="22"/>
  </w:num>
  <w:num w:numId="11" w16cid:durableId="1242759490">
    <w:abstractNumId w:val="14"/>
  </w:num>
  <w:num w:numId="12" w16cid:durableId="691220915">
    <w:abstractNumId w:val="6"/>
  </w:num>
  <w:num w:numId="13" w16cid:durableId="882785617">
    <w:abstractNumId w:val="23"/>
  </w:num>
  <w:num w:numId="14" w16cid:durableId="633561712">
    <w:abstractNumId w:val="9"/>
  </w:num>
  <w:num w:numId="15" w16cid:durableId="1656034012">
    <w:abstractNumId w:val="5"/>
  </w:num>
  <w:num w:numId="16" w16cid:durableId="1173837289">
    <w:abstractNumId w:val="12"/>
  </w:num>
  <w:num w:numId="17" w16cid:durableId="387532634">
    <w:abstractNumId w:val="4"/>
  </w:num>
  <w:num w:numId="18" w16cid:durableId="427427042">
    <w:abstractNumId w:val="3"/>
  </w:num>
  <w:num w:numId="19" w16cid:durableId="1343704179">
    <w:abstractNumId w:val="2"/>
  </w:num>
  <w:num w:numId="20" w16cid:durableId="1825317248">
    <w:abstractNumId w:val="1"/>
  </w:num>
  <w:num w:numId="21" w16cid:durableId="507018248">
    <w:abstractNumId w:val="0"/>
  </w:num>
  <w:num w:numId="22" w16cid:durableId="1925337992">
    <w:abstractNumId w:val="16"/>
  </w:num>
  <w:num w:numId="23" w16cid:durableId="1161238123">
    <w:abstractNumId w:val="13"/>
  </w:num>
  <w:num w:numId="24" w16cid:durableId="1111625365">
    <w:abstractNumId w:val="18"/>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cy Timothy -Ed- E Jr NGA-SFHPQ USA CIV">
    <w15:presenceInfo w15:providerId="AD" w15:userId="S-1-5-21-8915387-327103329-2005106227-194994"/>
  </w15:person>
  <w15:person w15:author="Raphael Malyankar">
    <w15:presenceInfo w15:providerId="None" w15:userId="Raphael Malyankar"/>
  </w15:person>
  <w15:person w15:author="Stacy Timothy -Ed- E Jr NGA-SFHPQ USA CIV [2]">
    <w15:presenceInfo w15:providerId="AD" w15:userId="S::Timothy.E.Stacy@nga.mil::7bb45b9e-073e-49f9-897d-dbc3652d24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revisionView w:markup="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8AF"/>
    <w:rsid w:val="000D2E87"/>
    <w:rsid w:val="000D4430"/>
    <w:rsid w:val="000D5055"/>
    <w:rsid w:val="000D5692"/>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00B6"/>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A6C"/>
    <w:rsid w:val="00156BEA"/>
    <w:rsid w:val="00157025"/>
    <w:rsid w:val="00157181"/>
    <w:rsid w:val="00157D93"/>
    <w:rsid w:val="001600B9"/>
    <w:rsid w:val="0016091F"/>
    <w:rsid w:val="001611F0"/>
    <w:rsid w:val="0016253A"/>
    <w:rsid w:val="00162AD9"/>
    <w:rsid w:val="00162BD6"/>
    <w:rsid w:val="00162D95"/>
    <w:rsid w:val="00162F7A"/>
    <w:rsid w:val="0016310D"/>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0365"/>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B70"/>
    <w:rsid w:val="002B7CCB"/>
    <w:rsid w:val="002C0252"/>
    <w:rsid w:val="002C0A1B"/>
    <w:rsid w:val="002C1335"/>
    <w:rsid w:val="002C1A6D"/>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5307"/>
    <w:rsid w:val="003465DA"/>
    <w:rsid w:val="00346A72"/>
    <w:rsid w:val="00346DA1"/>
    <w:rsid w:val="00346E0B"/>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1257"/>
    <w:rsid w:val="00431E62"/>
    <w:rsid w:val="0043250F"/>
    <w:rsid w:val="00432873"/>
    <w:rsid w:val="00432C27"/>
    <w:rsid w:val="00433395"/>
    <w:rsid w:val="004335BE"/>
    <w:rsid w:val="0043441C"/>
    <w:rsid w:val="00435030"/>
    <w:rsid w:val="00435CF5"/>
    <w:rsid w:val="004364DA"/>
    <w:rsid w:val="0043667C"/>
    <w:rsid w:val="00436E35"/>
    <w:rsid w:val="004372FF"/>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ED"/>
    <w:rsid w:val="0045246A"/>
    <w:rsid w:val="00452F0A"/>
    <w:rsid w:val="004531D8"/>
    <w:rsid w:val="00454B13"/>
    <w:rsid w:val="00454BAF"/>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70100"/>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3969"/>
    <w:rsid w:val="00483BD7"/>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CD8"/>
    <w:rsid w:val="004A0D6F"/>
    <w:rsid w:val="004A1094"/>
    <w:rsid w:val="004A1186"/>
    <w:rsid w:val="004A123E"/>
    <w:rsid w:val="004A19DC"/>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726"/>
    <w:rsid w:val="004C4A28"/>
    <w:rsid w:val="004C4E75"/>
    <w:rsid w:val="004C4F1D"/>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8B6"/>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06F"/>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4F4D"/>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6A3E"/>
    <w:rsid w:val="005F72FC"/>
    <w:rsid w:val="005F75CB"/>
    <w:rsid w:val="006009DF"/>
    <w:rsid w:val="00600EF7"/>
    <w:rsid w:val="00600F41"/>
    <w:rsid w:val="006012D0"/>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BBC"/>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49DF"/>
    <w:rsid w:val="006C5866"/>
    <w:rsid w:val="006C6178"/>
    <w:rsid w:val="006C645E"/>
    <w:rsid w:val="006C6B3F"/>
    <w:rsid w:val="006C6C1F"/>
    <w:rsid w:val="006D0518"/>
    <w:rsid w:val="006D06A3"/>
    <w:rsid w:val="006D0C7A"/>
    <w:rsid w:val="006D1487"/>
    <w:rsid w:val="006D2074"/>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3F6B"/>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C70"/>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8FA"/>
    <w:rsid w:val="008605EA"/>
    <w:rsid w:val="00860D3C"/>
    <w:rsid w:val="00860EDF"/>
    <w:rsid w:val="00861C41"/>
    <w:rsid w:val="00861E96"/>
    <w:rsid w:val="008626E3"/>
    <w:rsid w:val="00862749"/>
    <w:rsid w:val="008632E8"/>
    <w:rsid w:val="00863D2B"/>
    <w:rsid w:val="00863E31"/>
    <w:rsid w:val="00863F2B"/>
    <w:rsid w:val="00863F30"/>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4F76"/>
    <w:rsid w:val="00885B13"/>
    <w:rsid w:val="00885EB8"/>
    <w:rsid w:val="00885FF3"/>
    <w:rsid w:val="0088606A"/>
    <w:rsid w:val="00887DA4"/>
    <w:rsid w:val="00887E54"/>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7281"/>
    <w:rsid w:val="009A7381"/>
    <w:rsid w:val="009A7395"/>
    <w:rsid w:val="009A7FF2"/>
    <w:rsid w:val="009B029C"/>
    <w:rsid w:val="009B1030"/>
    <w:rsid w:val="009B18B6"/>
    <w:rsid w:val="009B1958"/>
    <w:rsid w:val="009B1AE7"/>
    <w:rsid w:val="009B1D85"/>
    <w:rsid w:val="009B2002"/>
    <w:rsid w:val="009B2428"/>
    <w:rsid w:val="009B2782"/>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1232"/>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5AF8"/>
    <w:rsid w:val="00A262B9"/>
    <w:rsid w:val="00A26B7C"/>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6F1"/>
    <w:rsid w:val="00A5009B"/>
    <w:rsid w:val="00A5023C"/>
    <w:rsid w:val="00A51009"/>
    <w:rsid w:val="00A51146"/>
    <w:rsid w:val="00A51312"/>
    <w:rsid w:val="00A52017"/>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E79"/>
    <w:rsid w:val="00AD72AE"/>
    <w:rsid w:val="00AD7661"/>
    <w:rsid w:val="00AD78D6"/>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4830"/>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050"/>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C5F"/>
    <w:rsid w:val="00BC2E93"/>
    <w:rsid w:val="00BC3287"/>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3C67"/>
    <w:rsid w:val="00C344C7"/>
    <w:rsid w:val="00C34630"/>
    <w:rsid w:val="00C34BB3"/>
    <w:rsid w:val="00C34D36"/>
    <w:rsid w:val="00C35298"/>
    <w:rsid w:val="00C35327"/>
    <w:rsid w:val="00C35446"/>
    <w:rsid w:val="00C35546"/>
    <w:rsid w:val="00C3649E"/>
    <w:rsid w:val="00C36811"/>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6A4F"/>
    <w:rsid w:val="00CE70B6"/>
    <w:rsid w:val="00CE778B"/>
    <w:rsid w:val="00CE7B07"/>
    <w:rsid w:val="00CE7F23"/>
    <w:rsid w:val="00CF0CA9"/>
    <w:rsid w:val="00CF103B"/>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53"/>
    <w:rsid w:val="00D207B0"/>
    <w:rsid w:val="00D20D68"/>
    <w:rsid w:val="00D20E4C"/>
    <w:rsid w:val="00D215D9"/>
    <w:rsid w:val="00D2177F"/>
    <w:rsid w:val="00D2181D"/>
    <w:rsid w:val="00D219F4"/>
    <w:rsid w:val="00D21AD3"/>
    <w:rsid w:val="00D21E80"/>
    <w:rsid w:val="00D223BF"/>
    <w:rsid w:val="00D225E9"/>
    <w:rsid w:val="00D229EF"/>
    <w:rsid w:val="00D23BD3"/>
    <w:rsid w:val="00D24579"/>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79C"/>
    <w:rsid w:val="00D35328"/>
    <w:rsid w:val="00D35ABB"/>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10E9"/>
    <w:rsid w:val="00D8136F"/>
    <w:rsid w:val="00D81D24"/>
    <w:rsid w:val="00D81FFB"/>
    <w:rsid w:val="00D82FC1"/>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317A"/>
    <w:rsid w:val="00DF33D4"/>
    <w:rsid w:val="00DF366C"/>
    <w:rsid w:val="00DF4749"/>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CE5"/>
    <w:rsid w:val="00E10A02"/>
    <w:rsid w:val="00E11085"/>
    <w:rsid w:val="00E11123"/>
    <w:rsid w:val="00E114BF"/>
    <w:rsid w:val="00E1162A"/>
    <w:rsid w:val="00E12457"/>
    <w:rsid w:val="00E126C2"/>
    <w:rsid w:val="00E12BDD"/>
    <w:rsid w:val="00E12E1F"/>
    <w:rsid w:val="00E13110"/>
    <w:rsid w:val="00E135EF"/>
    <w:rsid w:val="00E13894"/>
    <w:rsid w:val="00E13D47"/>
    <w:rsid w:val="00E14015"/>
    <w:rsid w:val="00E159FF"/>
    <w:rsid w:val="00E15EBD"/>
    <w:rsid w:val="00E16170"/>
    <w:rsid w:val="00E164BF"/>
    <w:rsid w:val="00E164E0"/>
    <w:rsid w:val="00E165FF"/>
    <w:rsid w:val="00E16CA8"/>
    <w:rsid w:val="00E16D52"/>
    <w:rsid w:val="00E16ECA"/>
    <w:rsid w:val="00E17AE9"/>
    <w:rsid w:val="00E17E5A"/>
    <w:rsid w:val="00E201E6"/>
    <w:rsid w:val="00E20267"/>
    <w:rsid w:val="00E20330"/>
    <w:rsid w:val="00E21836"/>
    <w:rsid w:val="00E22414"/>
    <w:rsid w:val="00E22CA9"/>
    <w:rsid w:val="00E22F29"/>
    <w:rsid w:val="00E2341D"/>
    <w:rsid w:val="00E234BF"/>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4A79"/>
    <w:rsid w:val="00E54BDC"/>
    <w:rsid w:val="00E54F4A"/>
    <w:rsid w:val="00E56F86"/>
    <w:rsid w:val="00E57787"/>
    <w:rsid w:val="00E57893"/>
    <w:rsid w:val="00E57ADB"/>
    <w:rsid w:val="00E60373"/>
    <w:rsid w:val="00E607D3"/>
    <w:rsid w:val="00E60CB2"/>
    <w:rsid w:val="00E60DE9"/>
    <w:rsid w:val="00E61099"/>
    <w:rsid w:val="00E61BD5"/>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5DA"/>
    <w:rsid w:val="00E7368A"/>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2D06"/>
    <w:rsid w:val="00E82E13"/>
    <w:rsid w:val="00E83F25"/>
    <w:rsid w:val="00E8446A"/>
    <w:rsid w:val="00E84AA3"/>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4AA9"/>
    <w:rsid w:val="00EB57E2"/>
    <w:rsid w:val="00EB5863"/>
    <w:rsid w:val="00EB5BCC"/>
    <w:rsid w:val="00EB6073"/>
    <w:rsid w:val="00EB632C"/>
    <w:rsid w:val="00EB6441"/>
    <w:rsid w:val="00EB6CEE"/>
    <w:rsid w:val="00EB7019"/>
    <w:rsid w:val="00EB727D"/>
    <w:rsid w:val="00EB7A38"/>
    <w:rsid w:val="00EB7B0D"/>
    <w:rsid w:val="00EB7E1B"/>
    <w:rsid w:val="00EC0C05"/>
    <w:rsid w:val="00EC19A0"/>
    <w:rsid w:val="00EC1CB1"/>
    <w:rsid w:val="00EC20E2"/>
    <w:rsid w:val="00EC2539"/>
    <w:rsid w:val="00EC2B98"/>
    <w:rsid w:val="00EC2FF4"/>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2F8E"/>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5C1"/>
    <w:rsid w:val="00F4361A"/>
    <w:rsid w:val="00F4414B"/>
    <w:rsid w:val="00F448B8"/>
    <w:rsid w:val="00F44C54"/>
    <w:rsid w:val="00F44F2F"/>
    <w:rsid w:val="00F454BA"/>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2A84"/>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9DB"/>
    <w:rsid w:val="00F76B24"/>
    <w:rsid w:val="00F76DF2"/>
    <w:rsid w:val="00F76E8B"/>
    <w:rsid w:val="00F778CC"/>
    <w:rsid w:val="00F7792E"/>
    <w:rsid w:val="00F800BC"/>
    <w:rsid w:val="00F80BEB"/>
    <w:rsid w:val="00F80E4E"/>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B3E"/>
    <w:rsid w:val="00F96EDD"/>
    <w:rsid w:val="00F975D7"/>
    <w:rsid w:val="00F977B1"/>
    <w:rsid w:val="00F97B22"/>
    <w:rsid w:val="00F97FC9"/>
    <w:rsid w:val="00FA0519"/>
    <w:rsid w:val="00FA0A48"/>
    <w:rsid w:val="00FA13C5"/>
    <w:rsid w:val="00FA1EC4"/>
    <w:rsid w:val="00FA20D2"/>
    <w:rsid w:val="00FA3D27"/>
    <w:rsid w:val="00FA4269"/>
    <w:rsid w:val="00FA4E8C"/>
    <w:rsid w:val="00FA515F"/>
    <w:rsid w:val="00FA5B37"/>
    <w:rsid w:val="00FA5D70"/>
    <w:rsid w:val="00FA67A3"/>
    <w:rsid w:val="00FA7190"/>
    <w:rsid w:val="00FA72C4"/>
    <w:rsid w:val="00FA7416"/>
    <w:rsid w:val="00FA7755"/>
    <w:rsid w:val="00FB0441"/>
    <w:rsid w:val="00FB0519"/>
    <w:rsid w:val="00FB05F4"/>
    <w:rsid w:val="00FB17A7"/>
    <w:rsid w:val="00FB1FD8"/>
    <w:rsid w:val="00FB2D12"/>
    <w:rsid w:val="00FB2FE6"/>
    <w:rsid w:val="00FB324B"/>
    <w:rsid w:val="00FB3ACC"/>
    <w:rsid w:val="00FB433D"/>
    <w:rsid w:val="00FB4A4F"/>
    <w:rsid w:val="00FB55AE"/>
    <w:rsid w:val="00FB59EC"/>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C7F48"/>
    <w:rsid w:val="00FD0BCB"/>
    <w:rsid w:val="00FD0F0C"/>
    <w:rsid w:val="00FD13AE"/>
    <w:rsid w:val="00FD1668"/>
    <w:rsid w:val="00FD2DBC"/>
    <w:rsid w:val="00FD3A96"/>
    <w:rsid w:val="00FD3CAB"/>
    <w:rsid w:val="00FD4207"/>
    <w:rsid w:val="00FD4617"/>
    <w:rsid w:val="00FD4FDA"/>
    <w:rsid w:val="00FD5937"/>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14"/>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18"/>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19"/>
      </w:numPr>
      <w:tabs>
        <w:tab w:val="clear" w:pos="926"/>
        <w:tab w:val="left" w:pos="800"/>
      </w:tabs>
    </w:pPr>
  </w:style>
  <w:style w:type="paragraph" w:styleId="ListNumber3">
    <w:name w:val="List Number 3"/>
    <w:basedOn w:val="Normal"/>
    <w:rsid w:val="00BF0890"/>
    <w:pPr>
      <w:numPr>
        <w:numId w:val="20"/>
      </w:numPr>
      <w:tabs>
        <w:tab w:val="clear" w:pos="1209"/>
        <w:tab w:val="left" w:pos="1200"/>
      </w:tabs>
    </w:pPr>
  </w:style>
  <w:style w:type="paragraph" w:styleId="ListNumber4">
    <w:name w:val="List Number 4"/>
    <w:basedOn w:val="Normal"/>
    <w:rsid w:val="00BF0890"/>
    <w:pPr>
      <w:numPr>
        <w:numId w:val="21"/>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16"/>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15"/>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16"/>
      </w:numPr>
      <w:tabs>
        <w:tab w:val="clear" w:pos="400"/>
        <w:tab w:val="left" w:pos="800"/>
      </w:tabs>
    </w:pPr>
  </w:style>
  <w:style w:type="paragraph" w:styleId="ListContinue3">
    <w:name w:val="List Continue 3"/>
    <w:basedOn w:val="ListContinue"/>
    <w:rsid w:val="00BF0890"/>
    <w:pPr>
      <w:numPr>
        <w:ilvl w:val="2"/>
        <w:numId w:val="16"/>
      </w:numPr>
      <w:tabs>
        <w:tab w:val="clear" w:pos="400"/>
        <w:tab w:val="left" w:pos="1200"/>
      </w:tabs>
    </w:pPr>
  </w:style>
  <w:style w:type="paragraph" w:styleId="ListContinue4">
    <w:name w:val="List Continue 4"/>
    <w:basedOn w:val="ListContinue"/>
    <w:rsid w:val="00BF0890"/>
    <w:pPr>
      <w:numPr>
        <w:numId w:val="17"/>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8"/>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7"/>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9"/>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0"/>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1"/>
      </w:numPr>
      <w:spacing w:after="0"/>
    </w:pPr>
    <w:rPr>
      <w:rFonts w:eastAsia="Calibri"/>
      <w:i w:val="0"/>
      <w:iCs/>
      <w:szCs w:val="24"/>
      <w:lang w:val="en-US" w:eastAsia="en-US"/>
    </w:rPr>
  </w:style>
  <w:style w:type="paragraph" w:customStyle="1" w:styleId="na3">
    <w:name w:val="na3"/>
    <w:basedOn w:val="a3"/>
    <w:next w:val="Normal"/>
    <w:rsid w:val="00DE379F"/>
    <w:pPr>
      <w:numPr>
        <w:numId w:val="11"/>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1"/>
      </w:numPr>
      <w:spacing w:after="0"/>
    </w:pPr>
    <w:rPr>
      <w:rFonts w:eastAsia="Calibri"/>
      <w:szCs w:val="24"/>
      <w:lang w:val="en-US" w:eastAsia="en-US"/>
    </w:rPr>
  </w:style>
  <w:style w:type="paragraph" w:customStyle="1" w:styleId="na6">
    <w:name w:val="na6"/>
    <w:basedOn w:val="a6"/>
    <w:next w:val="Normal"/>
    <w:rsid w:val="00DE379F"/>
    <w:pPr>
      <w:numPr>
        <w:numId w:val="11"/>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2"/>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header" Target="header4.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microsoft.com/office/2011/relationships/commentsExtended" Target="commentsExtended.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gistry.iho.int"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mailto:info@iho.int" TargetMode="External"/><Relationship Id="rId28"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comments" Target="comments.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microsoft.com/office/2018/08/relationships/commentsExtensible" Target="commentsExtensible.xml"/><Relationship Id="rId27" Type="http://schemas.openxmlformats.org/officeDocument/2006/relationships/footer" Target="foot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4261</Words>
  <Characters>24288</Characters>
  <Application>Microsoft Office Word</Application>
  <DocSecurity>0</DocSecurity>
  <Lines>202</Lines>
  <Paragraphs>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28493</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Stacy Timothy -Ed- E Jr NGA-SFHPQ USA CIV</cp:lastModifiedBy>
  <cp:revision>3</cp:revision>
  <cp:lastPrinted>2023-06-09T07:47:00Z</cp:lastPrinted>
  <dcterms:created xsi:type="dcterms:W3CDTF">2026-06-16T19:10:00Z</dcterms:created>
  <dcterms:modified xsi:type="dcterms:W3CDTF">2026-06-16T19:36:00Z</dcterms:modified>
</cp:coreProperties>
</file>